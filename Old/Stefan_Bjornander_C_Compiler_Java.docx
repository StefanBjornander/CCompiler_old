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7667E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7667E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7667E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7667E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7667E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22A2A18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 xml:space="preserve">Function </w:t>
            </w:r>
            <w:r w:rsidR="00FC52DE">
              <w:rPr>
                <w:rStyle w:val="Hyperlnk"/>
                <w:noProof/>
              </w:rPr>
              <w:t>Definition</w:t>
            </w:r>
            <w:r w:rsidR="00416F32" w:rsidRPr="00EC76D5">
              <w:rPr>
                <w:rStyle w:val="Hyperlnk"/>
                <w:noProof/>
              </w:rPr>
              <w: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7667E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7667E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7667E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7667E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7667E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7667E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7667E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7667E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7667E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7667E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7667E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7667E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7667E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7667E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7667E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7667E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7667E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7667E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3CB90AD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FC52DE">
              <w:rPr>
                <w:rStyle w:val="Hyperlnk"/>
                <w:noProof/>
              </w:rPr>
              <w:t>Definition</w:t>
            </w:r>
            <w:r w:rsidR="00416F32" w:rsidRPr="00EC76D5">
              <w:rPr>
                <w:rStyle w:val="Hyperlnk"/>
                <w:noProof/>
              </w:rPr>
              <w:t xml:space="preserve">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7667E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7667E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7667E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7667E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7667E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7667ED" w:rsidRDefault="007667ED" w:rsidP="007016BF">
                              <w:pPr>
                                <w:spacing w:before="60" w:after="0"/>
                                <w:jc w:val="center"/>
                                <w:rPr>
                                  <w:lang w:val="sv-SE"/>
                                </w:rPr>
                              </w:pPr>
                              <w:r>
                                <w:rPr>
                                  <w:lang w:val="sv-SE"/>
                                </w:rPr>
                                <w:t>Register Preparator</w:t>
                              </w:r>
                            </w:p>
                            <w:p w14:paraId="5B7E5EAE" w14:textId="77777777" w:rsidR="007667ED" w:rsidRPr="00C7380D" w:rsidRDefault="007667E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7667ED" w:rsidRDefault="007667ED" w:rsidP="00F52895">
                              <w:pPr>
                                <w:spacing w:before="60" w:after="0"/>
                                <w:jc w:val="center"/>
                                <w:rPr>
                                  <w:lang w:val="sv-SE"/>
                                </w:rPr>
                              </w:pPr>
                              <w:r>
                                <w:rPr>
                                  <w:lang w:val="sv-SE"/>
                                </w:rPr>
                                <w:t>Register Allocator</w:t>
                              </w:r>
                            </w:p>
                            <w:p w14:paraId="49971E8A" w14:textId="77777777" w:rsidR="007667ED" w:rsidRDefault="007667E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7667ED" w:rsidRPr="009C410A" w:rsidRDefault="007667E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667ED" w:rsidRPr="009C410A" w:rsidRDefault="007667E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7667ED" w:rsidRDefault="007667E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7667ED" w:rsidRDefault="007667E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7667ED" w:rsidRDefault="007667ED" w:rsidP="007016BF">
                              <w:pPr>
                                <w:pStyle w:val="Normalwebb"/>
                                <w:spacing w:before="60" w:line="252" w:lineRule="auto"/>
                                <w:jc w:val="center"/>
                              </w:pPr>
                              <w:r>
                                <w:rPr>
                                  <w:rFonts w:eastAsia="Calibri"/>
                                  <w:sz w:val="22"/>
                                  <w:szCs w:val="22"/>
                                  <w:lang w:val="en-US"/>
                                </w:rPr>
                                <w:t>Object Code</w:t>
                              </w:r>
                            </w:p>
                            <w:p w14:paraId="774C3A6C" w14:textId="77777777" w:rsidR="007667ED" w:rsidRDefault="007667E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7667ED" w:rsidRDefault="007667E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7667ED" w:rsidRDefault="007667E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7667ED" w:rsidRDefault="007667ED" w:rsidP="007016BF">
                        <w:pPr>
                          <w:spacing w:before="60" w:after="0"/>
                          <w:jc w:val="center"/>
                          <w:rPr>
                            <w:lang w:val="sv-SE"/>
                          </w:rPr>
                        </w:pPr>
                        <w:r>
                          <w:rPr>
                            <w:lang w:val="sv-SE"/>
                          </w:rPr>
                          <w:t>Register Preparator</w:t>
                        </w:r>
                      </w:p>
                      <w:p w14:paraId="5B7E5EAE" w14:textId="77777777" w:rsidR="007667ED" w:rsidRPr="00C7380D" w:rsidRDefault="007667ED"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7667ED" w:rsidRDefault="007667ED" w:rsidP="00F52895">
                        <w:pPr>
                          <w:spacing w:before="60" w:after="0"/>
                          <w:jc w:val="center"/>
                          <w:rPr>
                            <w:lang w:val="sv-SE"/>
                          </w:rPr>
                        </w:pPr>
                        <w:r>
                          <w:rPr>
                            <w:lang w:val="sv-SE"/>
                          </w:rPr>
                          <w:t>Register Allocator</w:t>
                        </w:r>
                      </w:p>
                      <w:p w14:paraId="49971E8A" w14:textId="77777777" w:rsidR="007667ED" w:rsidRDefault="007667ED"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7667ED" w:rsidRPr="009C410A" w:rsidRDefault="007667E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667ED" w:rsidRPr="009C410A" w:rsidRDefault="007667E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7667ED" w:rsidRDefault="007667ED"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7667ED" w:rsidRDefault="007667ED"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7667ED" w:rsidRDefault="007667ED" w:rsidP="007016BF">
                        <w:pPr>
                          <w:pStyle w:val="Normalwebb"/>
                          <w:spacing w:before="60" w:line="252" w:lineRule="auto"/>
                          <w:jc w:val="center"/>
                        </w:pPr>
                        <w:r>
                          <w:rPr>
                            <w:rFonts w:eastAsia="Calibri"/>
                            <w:sz w:val="22"/>
                            <w:szCs w:val="22"/>
                            <w:lang w:val="en-US"/>
                          </w:rPr>
                          <w:t>Object Code</w:t>
                        </w:r>
                      </w:p>
                      <w:p w14:paraId="774C3A6C" w14:textId="77777777" w:rsidR="007667ED" w:rsidRDefault="007667ED"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7667ED" w:rsidRDefault="007667E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7667ED" w:rsidRDefault="007667E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r w:rsidRPr="00EC76D5">
        <w:t>Function</w:t>
      </w:r>
      <w:r w:rsidR="00015AA9" w:rsidRPr="00EC76D5">
        <w:t xml:space="preserve"> </w:t>
      </w:r>
      <w:r w:rsidR="00FC52DE">
        <w:t>Definition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lastRenderedPageBreak/>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3954748C"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r w:rsidR="00631D4D">
        <w:t>initialize</w:t>
      </w:r>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18421BEC" w:rsidR="00E40B78" w:rsidRPr="00EC76D5" w:rsidRDefault="00E40B78" w:rsidP="00E40B78">
      <w:proofErr w:type="gramStart"/>
      <w:r w:rsidRPr="00EC76D5">
        <w:t xml:space="preserve">The </w:t>
      </w:r>
      <w:r w:rsidRPr="00D45D52">
        <w:rPr>
          <w:rStyle w:val="KeyWord0"/>
        </w:rPr>
        <w:t>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r w:rsidR="003F2069">
        <w:t>infinitive</w:t>
      </w:r>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310D164"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r w:rsidR="00631D4D">
        <w:t>initialize</w:t>
      </w:r>
      <w:ins w:id="385" w:author="Stefan Bjornander" w:date="2015-04-25T10:38:00Z">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B9B57CE" w:rsidR="00237DC3" w:rsidRPr="00EC76D5" w:rsidRDefault="00B52190" w:rsidP="006A31DF">
      <w:pPr>
        <w:pStyle w:val="Rubrik3"/>
        <w:rPr>
          <w:ins w:id="5562" w:author="Stefan Bjornander" w:date="2015-04-25T11:10:00Z"/>
        </w:rPr>
      </w:pPr>
      <w:bookmarkStart w:id="5563" w:name="_Toc481936398"/>
      <w:r w:rsidRPr="00EC76D5">
        <w:t>Test Method</w:t>
      </w:r>
      <w:bookmarkEnd w:id="5563"/>
      <w:r w:rsidR="00082D3E">
        <w:t>s</w:t>
      </w:r>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t>Initializer</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t>Middle Code Optimization</w:t>
      </w:r>
      <w:bookmarkEnd w:id="5660"/>
      <w:bookmarkEnd w:id="5661"/>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583397E1" w14:textId="77777777" w:rsidR="00226452" w:rsidRPr="00226452" w:rsidRDefault="00226452" w:rsidP="00226452">
      <w:pPr>
        <w:pStyle w:val="Code"/>
        <w:rPr>
          <w:highlight w:val="white"/>
        </w:rPr>
      </w:pPr>
      <w:bookmarkStart w:id="5838" w:name="_Toc481936421"/>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6A2AA713"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 xml:space="preserve">that this is not the same </w:t>
      </w:r>
      <w:r w:rsidR="000F50D2">
        <w:rPr>
          <w:highlight w:val="white"/>
        </w:rPr>
        <w:t xml:space="preserve">case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 xml:space="preserve">meaning, when we swap the expression it still has the same meaning, we just arrange the operands so that we </w:t>
      </w:r>
      <w:proofErr w:type="spellStart"/>
      <w:r w:rsidR="00871D21">
        <w:t>cane</w:t>
      </w:r>
      <w:proofErr w:type="spellEnd"/>
      <w:r w:rsidR="00871D21">
        <w:t xml:space="preserve"> generate more efficient assembly code.</w:t>
      </w:r>
    </w:p>
    <w:p w14:paraId="743082A3" w14:textId="77777777" w:rsidR="006C2BC5" w:rsidRDefault="006C2BC5" w:rsidP="006C2BC5">
      <w:pPr>
        <w:pStyle w:val="CodeHeader"/>
      </w:pPr>
      <w:proofErr w:type="spellStart"/>
      <w:r>
        <w:t>MiddleCodeOptimizor.cs</w:t>
      </w:r>
      <w:proofErr w:type="spellEnd"/>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that follows the (yet unknown) register through the code. The track is then replaced by a proper register by the register allocation process. Finally, the assembly code instruction </w:t>
      </w:r>
      <w:proofErr w:type="gramStart"/>
      <w:r w:rsidR="008562B1">
        <w:t>are</w:t>
      </w:r>
      <w:proofErr w:type="gramEnd"/>
      <w:r w:rsidR="008562B1">
        <w:t xml:space="preserv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w:t>
      </w:r>
      <w:proofErr w:type="gramStart"/>
      <w:r w:rsidR="00665408">
        <w:t>comes</w:t>
      </w:r>
      <w:proofErr w:type="gramEnd"/>
      <w:r w:rsidR="00665408">
        <w:t xml:space="preserve">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w:t>
      </w:r>
      <w:proofErr w:type="gramStart"/>
      <w:r w:rsidR="00955EE8">
        <w:rPr>
          <w:highlight w:val="white"/>
        </w:rPr>
        <w:t>it</w:t>
      </w:r>
      <w:proofErr w:type="gramEnd"/>
      <w:r w:rsidR="00955EE8">
        <w:rPr>
          <w:highlight w:val="white"/>
        </w:rPr>
        <w:t xml:space="preserve">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w:t>
      </w:r>
      <w:proofErr w:type="gramStart"/>
      <w:r>
        <w:rPr>
          <w:highlight w:val="white"/>
        </w:rPr>
        <w:t>’, and</w:t>
      </w:r>
      <w:proofErr w:type="gramEnd"/>
      <w:r>
        <w:rPr>
          <w:highlight w:val="white"/>
        </w:rPr>
        <w:t xml:space="preserve">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w:t>
      </w:r>
      <w:proofErr w:type="gramStart"/>
      <w:r>
        <w:rPr>
          <w:highlight w:val="white"/>
        </w:rPr>
        <w:t>’, and</w:t>
      </w:r>
      <w:proofErr w:type="gramEnd"/>
      <w:r>
        <w:rPr>
          <w:highlight w:val="white"/>
        </w:rPr>
        <w:t xml:space="preserve">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proofErr w:type="spellStart"/>
            <w:r>
              <w:rPr>
                <w:highlight w:val="white"/>
              </w:rPr>
              <w:t>dec</w:t>
            </w:r>
            <w:proofErr w:type="spellEnd"/>
            <w:r>
              <w:rPr>
                <w:highlight w:val="white"/>
              </w:rPr>
              <w:t xml:space="preserve">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proofErr w:type="spellStart"/>
            <w:r>
              <w:t>b</w:t>
            </w:r>
            <w:r w:rsidRPr="005D7FBB">
              <w:t>inary_operator</w:t>
            </w:r>
            <w:proofErr w:type="spellEnd"/>
            <w:r w:rsidRPr="005D7FBB">
              <w:t xml:space="preserve">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proofErr w:type="spellStart"/>
            <w:r>
              <w:t>b</w:t>
            </w:r>
            <w:r w:rsidRPr="005D7FBB">
              <w:t>inary_operator</w:t>
            </w:r>
            <w:proofErr w:type="spellEnd"/>
            <w:r w:rsidRPr="005D7FBB">
              <w:t xml:space="preserve"> register, </w:t>
            </w:r>
            <w:proofErr w:type="spellStart"/>
            <w:r>
              <w:t>static_name</w:t>
            </w:r>
            <w:proofErr w:type="spellEnd"/>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02D68E0"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091D0AAE"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A2F7C9E"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4ACC9735"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1E02A522" w14:textId="68B53330" w:rsidR="00E2061C" w:rsidRPr="00A63B27"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 xml:space="preserve">] </w:t>
            </w:r>
          </w:p>
          <w:p w14:paraId="23F38FBD"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 xml:space="preserve">] </w:t>
            </w:r>
          </w:p>
          <w:p w14:paraId="4F1B1DD0"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 xml:space="preserve">] </w:t>
            </w:r>
          </w:p>
          <w:p w14:paraId="47374F55" w14:textId="04C13784" w:rsidR="00E2061C" w:rsidRPr="00840C24"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proofErr w:type="spellStart"/>
            <w:r>
              <w:rPr>
                <w:highlight w:val="white"/>
              </w:rPr>
              <w:t>cmp</w:t>
            </w:r>
            <w:proofErr w:type="spellEnd"/>
            <w:r>
              <w:rPr>
                <w:highlight w:val="white"/>
              </w:rPr>
              <w:t xml:space="preserve">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proofErr w:type="spellStart"/>
            <w:r>
              <w:rPr>
                <w:highlight w:val="white"/>
              </w:rPr>
              <w:t>cmp</w:t>
            </w:r>
            <w:proofErr w:type="spellEnd"/>
            <w:r>
              <w:rPr>
                <w:highlight w:val="white"/>
              </w:rPr>
              <w:t xml:space="preserve">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proofErr w:type="spellStart"/>
            <w:r>
              <w:t>unary</w:t>
            </w:r>
            <w:r w:rsidRPr="005D7FBB">
              <w:t>_operator</w:t>
            </w:r>
            <w:proofErr w:type="spellEnd"/>
            <w:r w:rsidRPr="005D7FBB">
              <w:t xml:space="preserve"> </w:t>
            </w:r>
            <w:r>
              <w:t>register</w:t>
            </w:r>
          </w:p>
          <w:p w14:paraId="37E186B4" w14:textId="77777777" w:rsidR="00E2061C" w:rsidRDefault="00E2061C" w:rsidP="00DA2EEA">
            <w:pPr>
              <w:spacing w:before="0" w:after="40"/>
              <w:rPr>
                <w:highlight w:val="white"/>
              </w:rPr>
            </w:pPr>
            <w:proofErr w:type="spellStart"/>
            <w:r>
              <w:t>unary</w:t>
            </w:r>
            <w:r w:rsidRPr="005D7FBB">
              <w:t>_operator</w:t>
            </w:r>
            <w:proofErr w:type="spellEnd"/>
            <w:r w:rsidRPr="005D7FBB">
              <w:t xml:space="preserve"> </w:t>
            </w:r>
            <w:proofErr w:type="spellStart"/>
            <w:r>
              <w:t>integer_value</w:t>
            </w:r>
            <w:proofErr w:type="spellEnd"/>
          </w:p>
        </w:tc>
        <w:tc>
          <w:tcPr>
            <w:tcW w:w="2267" w:type="dxa"/>
          </w:tcPr>
          <w:p w14:paraId="61F983DA" w14:textId="77777777" w:rsidR="00E2061C" w:rsidRDefault="00E2061C" w:rsidP="00DA2EEA">
            <w:pPr>
              <w:spacing w:before="0" w:after="40"/>
              <w:rPr>
                <w:highlight w:val="white"/>
              </w:rPr>
            </w:pPr>
            <w:proofErr w:type="spellStart"/>
            <w:r>
              <w:rPr>
                <w:highlight w:val="white"/>
              </w:rPr>
              <w:t>inc</w:t>
            </w:r>
            <w:proofErr w:type="spellEnd"/>
            <w:r>
              <w:rPr>
                <w:highlight w:val="white"/>
              </w:rPr>
              <w:t xml:space="preserve">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proofErr w:type="spellStart"/>
            <w:r>
              <w:t>unary</w:t>
            </w:r>
            <w:r w:rsidRPr="005D7FBB">
              <w:t>_operator</w:t>
            </w:r>
            <w:proofErr w:type="spellEnd"/>
            <w:r w:rsidRPr="005D7FBB">
              <w:t xml:space="preserve"> [</w:t>
            </w:r>
            <w:r>
              <w:t>register + offset</w:t>
            </w:r>
            <w:r w:rsidRPr="005D7FBB">
              <w:t>]</w:t>
            </w:r>
          </w:p>
          <w:p w14:paraId="0355125B" w14:textId="77777777" w:rsidR="00E2061C" w:rsidRDefault="00E2061C" w:rsidP="00DA2EEA">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p w14:paraId="71ADDC69" w14:textId="77777777" w:rsidR="00E2061C" w:rsidRPr="00A41868" w:rsidRDefault="00E2061C" w:rsidP="00DA2EEA">
            <w:pPr>
              <w:spacing w:before="0" w:after="40"/>
            </w:pPr>
            <w:proofErr w:type="spellStart"/>
            <w:r>
              <w:t>unary</w:t>
            </w:r>
            <w:r w:rsidRPr="005D7FBB">
              <w:t>_operator</w:t>
            </w:r>
            <w:proofErr w:type="spellEnd"/>
            <w:r w:rsidRPr="005D7FBB">
              <w:t xml:space="preserve">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proofErr w:type="spellStart"/>
            <w:r>
              <w:rPr>
                <w:highlight w:val="white"/>
              </w:rPr>
              <w:t>operator_without_operands</w:t>
            </w:r>
            <w:proofErr w:type="spellEnd"/>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 (</w:t>
      </w:r>
      <w:proofErr w:type="spell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leftSymbol.Type.IsArrayFunctionOrString</w:t>
      </w:r>
      <w:proofErr w:type="spellEnd"/>
      <w:proofErr w:type="gramEnd"/>
      <w:r>
        <w:rPr>
          <w:rFonts w:ascii="Courier New" w:hAnsi="Courier New" w:cs="Courier New"/>
          <w:color w:val="000000"/>
          <w:sz w:val="24"/>
          <w:szCs w:val="24"/>
          <w:highlight w:val="white"/>
          <w:lang w:val="sv-SE"/>
        </w:rPr>
        <w:t>()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w:t>
      </w:r>
      <w:proofErr w:type="spellEnd"/>
      <w:r>
        <w:rPr>
          <w:rFonts w:ascii="Courier New" w:hAnsi="Courier New" w:cs="Courier New"/>
          <w:color w:val="000000"/>
          <w:sz w:val="24"/>
          <w:szCs w:val="24"/>
          <w:highlight w:val="white"/>
          <w:lang w:val="sv-SE"/>
        </w:rPr>
        <w:t>)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w:t>
      </w:r>
      <w:proofErr w:type="spellEnd"/>
      <w:r>
        <w:rPr>
          <w:rFonts w:ascii="Courier New" w:hAnsi="Courier New" w:cs="Courier New"/>
          <w:color w:val="000000"/>
          <w:sz w:val="24"/>
          <w:szCs w:val="24"/>
          <w:highlight w:val="white"/>
          <w:lang w:val="sv-SE"/>
        </w:rPr>
        <w: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rightSymbol.Type.IsArrayFunctionOrString</w:t>
      </w:r>
      <w:proofErr w:type="spellEnd"/>
      <w:proofErr w:type="gramEnd"/>
      <w:r>
        <w:rPr>
          <w:rFonts w:ascii="Courier New" w:hAnsi="Courier New" w:cs="Courier New"/>
          <w:color w:val="000000"/>
          <w:sz w:val="24"/>
          <w:szCs w:val="24"/>
          <w:highlight w:val="white"/>
          <w:lang w:val="sv-SE"/>
        </w:rPr>
        <w:t>()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rightSymbol.Offset</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proofErr w:type="gramStart"/>
      <w:r>
        <w:rPr>
          <w:rFonts w:ascii="Courier New" w:hAnsi="Courier New" w:cs="Courier New"/>
          <w:color w:val="000000"/>
          <w:sz w:val="24"/>
          <w:szCs w:val="24"/>
          <w:highlight w:val="white"/>
          <w:lang w:val="sv-SE"/>
        </w:rPr>
        <w:t>).Offset</w:t>
      </w:r>
      <w:proofErr w:type="gramEnd"/>
      <w:r>
        <w:rPr>
          <w:rFonts w:ascii="Courier New" w:hAnsi="Courier New" w:cs="Courier New"/>
          <w:color w:val="000000"/>
          <w:sz w:val="24"/>
          <w:szCs w:val="24"/>
          <w:highlight w:val="white"/>
          <w:lang w:val="sv-SE"/>
        </w:rPr>
        <w:t xml:space="preserve">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rightSymbol</w:t>
      </w:r>
      <w:proofErr w:type="spellEnd"/>
      <w:r>
        <w:rPr>
          <w:rFonts w:ascii="Courier New" w:hAnsi="Courier New" w:cs="Courier New"/>
          <w:color w:val="000000"/>
          <w:sz w:val="24"/>
          <w:szCs w:val="24"/>
          <w:highlight w:val="white"/>
          <w:lang w:val="sv-SE"/>
        </w:rPr>
        <w:t>);</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6E506A6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2947A520"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653D93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3CF2F417"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065BE5B3" w14:textId="77777777" w:rsidR="00CC34B1" w:rsidRPr="00CC34B1" w:rsidRDefault="00CC34B1" w:rsidP="00CC34B1">
      <w:pPr>
        <w:pStyle w:val="Code"/>
        <w:rPr>
          <w:highlight w:val="white"/>
        </w:rPr>
      </w:pPr>
      <w:r w:rsidRPr="00CC34B1">
        <w:rPr>
          <w:highlight w:val="white"/>
        </w:rPr>
        <w:t xml:space="preserve">        AddAssemblyCode(assemblyCodeList, AssemblyOperator.label,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777777" w:rsidR="00CC34B1" w:rsidRPr="00CC34B1" w:rsidRDefault="00CC34B1" w:rsidP="00CC34B1">
      <w:pPr>
        <w:pStyle w:val="Code"/>
        <w:rPr>
          <w:highlight w:val="white"/>
        </w:rPr>
      </w:pPr>
      <w:r w:rsidRPr="00CC34B1">
        <w:rPr>
          <w:highlight w:val="white"/>
        </w:rPr>
        <w:t xml:space="preserve">      }</w:t>
      </w:r>
    </w:p>
    <w:p w14:paraId="19CAA92D" w14:textId="77777777" w:rsidR="00CC34B1" w:rsidRPr="00CC34B1" w:rsidRDefault="00CC34B1" w:rsidP="00CC34B1">
      <w:pPr>
        <w:pStyle w:val="Code"/>
        <w:rPr>
          <w:highlight w:val="white"/>
        </w:rPr>
      </w:pPr>
      <w:r w:rsidRPr="00CC34B1">
        <w:rPr>
          <w:highlight w:val="white"/>
        </w:rPr>
        <w:t xml:space="preserve">      else if (Start.Windows) {</w:t>
      </w:r>
    </w:p>
    <w:p w14:paraId="0EC8EC6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D220914" w14:textId="77777777" w:rsidR="00CC34B1" w:rsidRPr="00CC34B1" w:rsidRDefault="00CC34B1" w:rsidP="00CC34B1">
      <w:pPr>
        <w:pStyle w:val="Code"/>
        <w:rPr>
          <w:highlight w:val="white"/>
        </w:rPr>
      </w:pPr>
      <w:r w:rsidRPr="00CC34B1">
        <w:rPr>
          <w:highlight w:val="white"/>
        </w:rPr>
        <w:t xml:space="preserve">                        Register.si, Register.bp);</w:t>
      </w:r>
    </w:p>
    <w:p w14:paraId="2DC3200E"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31B1801F" w14:textId="77777777" w:rsidR="00CC34B1" w:rsidRPr="00CC34B1" w:rsidRDefault="00CC34B1" w:rsidP="00CC34B1">
      <w:pPr>
        <w:pStyle w:val="Code"/>
        <w:rPr>
          <w:highlight w:val="white"/>
        </w:rPr>
      </w:pPr>
      <w:r w:rsidRPr="00CC34B1">
        <w:rPr>
          <w:highlight w:val="white"/>
        </w:rPr>
        <w:t xml:space="preserve">                        Register.bp, 0, AssemblyCodeGenerator.PathName);</w:t>
      </w:r>
    </w:p>
    <w:p w14:paraId="018CE03C"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14830F67" w14:textId="77777777" w:rsidR="00CC34B1" w:rsidRPr="00CC34B1" w:rsidRDefault="00CC34B1" w:rsidP="00CC34B1">
      <w:pPr>
        <w:pStyle w:val="Code"/>
        <w:rPr>
          <w:highlight w:val="white"/>
        </w:rPr>
      </w:pPr>
      <w:r w:rsidRPr="00CC34B1">
        <w:rPr>
          <w:highlight w:val="white"/>
        </w:rPr>
        <w:t xml:space="preserve">                        Register.bp, (BigInteger) 2);</w:t>
      </w:r>
    </w:p>
    <w:p w14:paraId="02F29F57"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0D77F12" w14:textId="77777777" w:rsidR="00CC34B1" w:rsidRPr="00CC34B1" w:rsidRDefault="00CC34B1" w:rsidP="00CC34B1">
      <w:pPr>
        <w:pStyle w:val="Code"/>
        <w:rPr>
          <w:highlight w:val="white"/>
        </w:rPr>
      </w:pPr>
      <w:r w:rsidRPr="00CC34B1">
        <w:rPr>
          <w:highlight w:val="white"/>
        </w:rPr>
        <w:t xml:space="preserve">                        Register.ax, BigInteger.One);</w:t>
      </w:r>
    </w:p>
    <w:p w14:paraId="5632A90C"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708C1FD7" w14:textId="77777777" w:rsidR="00CC34B1" w:rsidRPr="00CC34B1" w:rsidRDefault="00CC34B1" w:rsidP="00CC34B1">
      <w:pPr>
        <w:pStyle w:val="Code"/>
        <w:rPr>
          <w:highlight w:val="white"/>
        </w:rPr>
      </w:pPr>
      <w:r w:rsidRPr="00CC34B1">
        <w:rPr>
          <w:highlight w:val="white"/>
        </w:rPr>
        <w:t xml:space="preserve">                        Register.bx, (BigInteger) 129);</w:t>
      </w:r>
    </w:p>
    <w:p w14:paraId="4AAE619B" w14:textId="77777777" w:rsidR="00CC34B1" w:rsidRPr="00CC34B1" w:rsidRDefault="00CC34B1" w:rsidP="00CC34B1">
      <w:pPr>
        <w:pStyle w:val="Code"/>
        <w:rPr>
          <w:highlight w:val="white"/>
        </w:rPr>
      </w:pPr>
    </w:p>
    <w:p w14:paraId="1EE363BB"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1475D068" w14:textId="77777777" w:rsidR="00CC34B1" w:rsidRPr="00CC34B1" w:rsidRDefault="00CC34B1" w:rsidP="00CC34B1">
      <w:pPr>
        <w:pStyle w:val="Code"/>
        <w:rPr>
          <w:highlight w:val="white"/>
        </w:rPr>
      </w:pPr>
      <w:r w:rsidRPr="00CC34B1">
        <w:rPr>
          <w:highlight w:val="white"/>
        </w:rPr>
        <w:t xml:space="preserve">                        Register.bx, 0, (BigInteger) 32);</w:t>
      </w:r>
    </w:p>
    <w:p w14:paraId="06C8E699"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44333A0" w14:textId="77777777" w:rsidR="00CC34B1" w:rsidRPr="00CC34B1" w:rsidRDefault="00CC34B1" w:rsidP="00CC34B1">
      <w:pPr>
        <w:pStyle w:val="Code"/>
        <w:rPr>
          <w:highlight w:val="white"/>
        </w:rPr>
      </w:pPr>
      <w:r w:rsidRPr="00CC34B1">
        <w:rPr>
          <w:highlight w:val="white"/>
        </w:rPr>
        <w:t xml:space="preserve">                        null, assemblyCodeList.Count + 5);</w:t>
      </w:r>
    </w:p>
    <w:p w14:paraId="01207C3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564ACDFB" w14:textId="77777777" w:rsidR="00CC34B1" w:rsidRPr="00CC34B1" w:rsidRDefault="00CC34B1" w:rsidP="00CC34B1">
      <w:pPr>
        <w:pStyle w:val="Code"/>
        <w:rPr>
          <w:highlight w:val="white"/>
        </w:rPr>
      </w:pPr>
      <w:r w:rsidRPr="00CC34B1">
        <w:rPr>
          <w:highlight w:val="white"/>
        </w:rPr>
        <w:t xml:space="preserve">                        Register.bx, 0, (BigInteger) 13);</w:t>
      </w:r>
    </w:p>
    <w:p w14:paraId="0ECCFB44"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8D01FEA" w14:textId="77777777" w:rsidR="00CC34B1" w:rsidRPr="00CC34B1" w:rsidRDefault="00CC34B1" w:rsidP="00CC34B1">
      <w:pPr>
        <w:pStyle w:val="Code"/>
        <w:rPr>
          <w:highlight w:val="white"/>
        </w:rPr>
      </w:pPr>
      <w:r w:rsidRPr="00CC34B1">
        <w:rPr>
          <w:highlight w:val="white"/>
        </w:rPr>
        <w:t xml:space="preserve">                        null, assemblyCodeList.Count + 13);</w:t>
      </w:r>
    </w:p>
    <w:p w14:paraId="1365476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2F70E368"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8D0CDF9" w14:textId="77777777" w:rsidR="00CC34B1" w:rsidRPr="00CC34B1" w:rsidRDefault="00CC34B1" w:rsidP="00CC34B1">
      <w:pPr>
        <w:pStyle w:val="Code"/>
        <w:rPr>
          <w:highlight w:val="white"/>
        </w:rPr>
      </w:pPr>
      <w:r w:rsidRPr="00CC34B1">
        <w:rPr>
          <w:highlight w:val="white"/>
        </w:rPr>
        <w:t xml:space="preserve">                        null, assemblyCodeList.Count - 5);</w:t>
      </w:r>
    </w:p>
    <w:p w14:paraId="1D7A7DFC" w14:textId="77777777" w:rsidR="00CC34B1" w:rsidRPr="00CC34B1" w:rsidRDefault="00CC34B1" w:rsidP="00CC34B1">
      <w:pPr>
        <w:pStyle w:val="Code"/>
        <w:rPr>
          <w:highlight w:val="white"/>
        </w:rPr>
      </w:pPr>
    </w:p>
    <w:p w14:paraId="7F3FECAF"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5267E1FF" w14:textId="77777777" w:rsidR="00CC34B1" w:rsidRPr="00CC34B1" w:rsidRDefault="00CC34B1" w:rsidP="00CC34B1">
      <w:pPr>
        <w:pStyle w:val="Code"/>
        <w:rPr>
          <w:highlight w:val="white"/>
        </w:rPr>
      </w:pPr>
      <w:r w:rsidRPr="00CC34B1">
        <w:rPr>
          <w:highlight w:val="white"/>
        </w:rPr>
        <w:t xml:space="preserve">                        Register.ax, BigInteger.One);</w:t>
      </w:r>
    </w:p>
    <w:p w14:paraId="7655C72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71DDB" w14:textId="77777777" w:rsidR="00CC34B1" w:rsidRPr="00CC34B1" w:rsidRDefault="00CC34B1" w:rsidP="00CC34B1">
      <w:pPr>
        <w:pStyle w:val="Code"/>
        <w:rPr>
          <w:highlight w:val="white"/>
        </w:rPr>
      </w:pPr>
      <w:r w:rsidRPr="00CC34B1">
        <w:rPr>
          <w:highlight w:val="white"/>
        </w:rPr>
        <w:t xml:space="preserve">                        null, assemblyCodeList.Count + 2);</w:t>
      </w:r>
    </w:p>
    <w:p w14:paraId="18D13500"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2CEAFDB2" w14:textId="77777777" w:rsidR="00CC34B1" w:rsidRPr="00CC34B1" w:rsidRDefault="00CC34B1" w:rsidP="00CC34B1">
      <w:pPr>
        <w:pStyle w:val="Code"/>
        <w:rPr>
          <w:highlight w:val="white"/>
        </w:rPr>
      </w:pPr>
      <w:r w:rsidRPr="00CC34B1">
        <w:rPr>
          <w:highlight w:val="white"/>
        </w:rPr>
        <w:t xml:space="preserve">                        Register.bx, 0, BigInteger.Zero);</w:t>
      </w:r>
    </w:p>
    <w:p w14:paraId="4E134E16" w14:textId="77777777" w:rsidR="00CC34B1" w:rsidRPr="00CC34B1" w:rsidRDefault="00CC34B1" w:rsidP="00CC34B1">
      <w:pPr>
        <w:pStyle w:val="Code"/>
        <w:rPr>
          <w:highlight w:val="white"/>
        </w:rPr>
      </w:pPr>
    </w:p>
    <w:p w14:paraId="55A7733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13FBDAE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400A76B0" w14:textId="77777777" w:rsidR="00CC34B1" w:rsidRPr="00CC34B1" w:rsidRDefault="00CC34B1" w:rsidP="00CC34B1">
      <w:pPr>
        <w:pStyle w:val="Code"/>
        <w:rPr>
          <w:highlight w:val="white"/>
        </w:rPr>
      </w:pPr>
      <w:r w:rsidRPr="00CC34B1">
        <w:rPr>
          <w:highlight w:val="white"/>
        </w:rPr>
        <w:t xml:space="preserve">                        Register.bx, 0, (BigInteger) 32);</w:t>
      </w:r>
    </w:p>
    <w:p w14:paraId="6C780771"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25B28" w14:textId="77777777" w:rsidR="00CC34B1" w:rsidRPr="00CC34B1" w:rsidRDefault="00CC34B1" w:rsidP="00CC34B1">
      <w:pPr>
        <w:pStyle w:val="Code"/>
        <w:rPr>
          <w:highlight w:val="white"/>
        </w:rPr>
      </w:pPr>
      <w:r w:rsidRPr="00CC34B1">
        <w:rPr>
          <w:highlight w:val="white"/>
        </w:rPr>
        <w:t xml:space="preserve">                        null, assemblyCodeList.Count - 2);</w:t>
      </w:r>
    </w:p>
    <w:p w14:paraId="622FF6F4" w14:textId="77777777" w:rsidR="00CC34B1" w:rsidRPr="00CC34B1" w:rsidRDefault="00CC34B1" w:rsidP="00CC34B1">
      <w:pPr>
        <w:pStyle w:val="Code"/>
        <w:rPr>
          <w:highlight w:val="white"/>
        </w:rPr>
      </w:pPr>
      <w:r w:rsidRPr="00CC34B1">
        <w:rPr>
          <w:highlight w:val="white"/>
        </w:rPr>
        <w:t xml:space="preserve">    </w:t>
      </w:r>
    </w:p>
    <w:p w14:paraId="6521DE4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5F5962B8" w14:textId="77777777" w:rsidR="00CC34B1" w:rsidRPr="00CC34B1" w:rsidRDefault="00CC34B1" w:rsidP="00CC34B1">
      <w:pPr>
        <w:pStyle w:val="Code"/>
        <w:rPr>
          <w:highlight w:val="white"/>
        </w:rPr>
      </w:pPr>
      <w:r w:rsidRPr="00CC34B1">
        <w:rPr>
          <w:highlight w:val="white"/>
        </w:rPr>
        <w:t xml:space="preserve">                        Register.bp, 0, Register.bx);</w:t>
      </w:r>
    </w:p>
    <w:p w14:paraId="032D22A3"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75966901" w14:textId="77777777" w:rsidR="00CC34B1" w:rsidRPr="00CC34B1" w:rsidRDefault="00CC34B1" w:rsidP="00CC34B1">
      <w:pPr>
        <w:pStyle w:val="Code"/>
        <w:rPr>
          <w:highlight w:val="white"/>
        </w:rPr>
      </w:pPr>
      <w:r w:rsidRPr="00CC34B1">
        <w:rPr>
          <w:highlight w:val="white"/>
        </w:rPr>
        <w:t xml:space="preserve">                        Register.bp, (BigInteger) 2);</w:t>
      </w:r>
    </w:p>
    <w:p w14:paraId="2647487F" w14:textId="77777777" w:rsidR="00CC34B1" w:rsidRPr="00CC34B1" w:rsidRDefault="00CC34B1" w:rsidP="00CC34B1">
      <w:pPr>
        <w:pStyle w:val="Code"/>
        <w:rPr>
          <w:highlight w:val="white"/>
        </w:rPr>
      </w:pPr>
      <w:r w:rsidRPr="00CC34B1">
        <w:rPr>
          <w:highlight w:val="white"/>
        </w:rPr>
        <w:t xml:space="preserve">        AddAssemblyCode(assemblyCodeList, AssemblyOperator.inc, Register.ax);</w:t>
      </w:r>
    </w:p>
    <w:p w14:paraId="17B507BB"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6F65160" w14:textId="77777777" w:rsidR="00CC34B1" w:rsidRPr="00CC34B1" w:rsidRDefault="00CC34B1" w:rsidP="00CC34B1">
      <w:pPr>
        <w:pStyle w:val="Code"/>
        <w:rPr>
          <w:highlight w:val="white"/>
        </w:rPr>
      </w:pPr>
      <w:r w:rsidRPr="00CC34B1">
        <w:rPr>
          <w:highlight w:val="white"/>
        </w:rPr>
        <w:t xml:space="preserve">                        null, assemblyCodeList.Count - 15);</w:t>
      </w:r>
    </w:p>
    <w:p w14:paraId="029C8B72" w14:textId="77777777" w:rsidR="00CC34B1" w:rsidRPr="00CC34B1" w:rsidRDefault="00CC34B1" w:rsidP="00CC34B1">
      <w:pPr>
        <w:pStyle w:val="Code"/>
        <w:rPr>
          <w:highlight w:val="white"/>
        </w:rPr>
      </w:pPr>
    </w:p>
    <w:p w14:paraId="4A9E5766"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378BCCBC" w14:textId="77777777" w:rsidR="00CC34B1" w:rsidRPr="00CC34B1" w:rsidRDefault="00CC34B1" w:rsidP="00CC34B1">
      <w:pPr>
        <w:pStyle w:val="Code"/>
        <w:rPr>
          <w:highlight w:val="white"/>
        </w:rPr>
      </w:pPr>
      <w:r w:rsidRPr="00CC34B1">
        <w:rPr>
          <w:highlight w:val="white"/>
        </w:rPr>
        <w:t xml:space="preserve">                        Register.bx, 0, BigInteger.Zero);</w:t>
      </w:r>
    </w:p>
    <w:p w14:paraId="093A0943"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12821553" w14:textId="77777777" w:rsidR="00CC34B1" w:rsidRPr="00CC34B1" w:rsidRDefault="00CC34B1" w:rsidP="00CC34B1">
      <w:pPr>
        <w:pStyle w:val="Code"/>
        <w:rPr>
          <w:highlight w:val="white"/>
        </w:rPr>
      </w:pPr>
      <w:r w:rsidRPr="00CC34B1">
        <w:rPr>
          <w:highlight w:val="white"/>
        </w:rPr>
        <w:t xml:space="preserve">                        Register.bp, 0, BigInteger.Zero);</w:t>
      </w:r>
    </w:p>
    <w:p w14:paraId="2378DDA8"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6EDC3AF6" w14:textId="77777777" w:rsidR="00CC34B1" w:rsidRPr="00CC34B1" w:rsidRDefault="00CC34B1" w:rsidP="00CC34B1">
      <w:pPr>
        <w:pStyle w:val="Code"/>
        <w:rPr>
          <w:highlight w:val="white"/>
        </w:rPr>
      </w:pPr>
      <w:r w:rsidRPr="00CC34B1">
        <w:rPr>
          <w:highlight w:val="white"/>
        </w:rPr>
        <w:t xml:space="preserve">                        Register.bp, (BigInteger) 2);</w:t>
      </w:r>
    </w:p>
    <w:p w14:paraId="11CEF3C5"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B6A7E8B" w14:textId="77777777" w:rsidR="00CC34B1" w:rsidRPr="00CC34B1" w:rsidRDefault="00CC34B1" w:rsidP="00CC34B1">
      <w:pPr>
        <w:pStyle w:val="Code"/>
        <w:rPr>
          <w:highlight w:val="white"/>
        </w:rPr>
      </w:pPr>
      <w:r w:rsidRPr="00CC34B1">
        <w:rPr>
          <w:highlight w:val="white"/>
        </w:rPr>
        <w:t xml:space="preserve">                        Register.bp, 6, Register.ax);</w:t>
      </w:r>
    </w:p>
    <w:p w14:paraId="4F857A41"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EAFEEB2" w14:textId="77777777" w:rsidR="00CC34B1" w:rsidRPr="00CC34B1" w:rsidRDefault="00CC34B1" w:rsidP="00CC34B1">
      <w:pPr>
        <w:pStyle w:val="Code"/>
        <w:rPr>
          <w:highlight w:val="white"/>
        </w:rPr>
      </w:pPr>
      <w:r w:rsidRPr="00CC34B1">
        <w:rPr>
          <w:highlight w:val="white"/>
        </w:rPr>
        <w:t xml:space="preserve">                        Register.bp, 8, Register.si);</w:t>
      </w:r>
    </w:p>
    <w:p w14:paraId="4E650FC2" w14:textId="77777777" w:rsidR="00CC34B1" w:rsidRPr="00CC34B1" w:rsidRDefault="00CC34B1" w:rsidP="00CC34B1">
      <w:pPr>
        <w:pStyle w:val="Code"/>
        <w:rPr>
          <w:highlight w:val="white"/>
        </w:rPr>
      </w:pPr>
    </w:p>
    <w:p w14:paraId="161A714D" w14:textId="77777777" w:rsidR="00CC34B1" w:rsidRPr="00CC34B1" w:rsidRDefault="00CC34B1" w:rsidP="00CC34B1">
      <w:pPr>
        <w:pStyle w:val="Code"/>
        <w:rPr>
          <w:highlight w:val="white"/>
        </w:rPr>
      </w:pPr>
      <w:r w:rsidRPr="00CC34B1">
        <w:rPr>
          <w:highlight w:val="white"/>
        </w:rPr>
        <w:t xml:space="preserve">        List&lt;byte&gt; byteList = new List&lt;byte&gt;();</w:t>
      </w:r>
    </w:p>
    <w:p w14:paraId="0F795910" w14:textId="77777777" w:rsidR="00CC34B1" w:rsidRPr="00CC34B1" w:rsidRDefault="00CC34B1" w:rsidP="00CC34B1">
      <w:pPr>
        <w:pStyle w:val="Code"/>
        <w:rPr>
          <w:highlight w:val="white"/>
        </w:rPr>
      </w:pPr>
      <w:r w:rsidRPr="00CC34B1">
        <w:rPr>
          <w:highlight w:val="white"/>
        </w:rPr>
        <w:t xml:space="preserve">        IDictionary&lt;int, string&gt; accessMap = new Dictionary&lt;int, string&gt;();</w:t>
      </w:r>
    </w:p>
    <w:p w14:paraId="3D5A763B" w14:textId="77777777" w:rsidR="00CC34B1" w:rsidRPr="00CC34B1" w:rsidRDefault="00CC34B1" w:rsidP="00CC34B1">
      <w:pPr>
        <w:pStyle w:val="Code"/>
        <w:rPr>
          <w:highlight w:val="white"/>
        </w:rPr>
      </w:pPr>
      <w:r w:rsidRPr="00CC34B1">
        <w:rPr>
          <w:highlight w:val="white"/>
        </w:rPr>
        <w:t xml:space="preserve">        IDictionary&lt;int, string&gt; callMap = new Dictionary&lt;int, string&gt;();</w:t>
      </w:r>
    </w:p>
    <w:p w14:paraId="527690D8" w14:textId="77777777" w:rsidR="00CC34B1" w:rsidRPr="00CC34B1" w:rsidRDefault="00CC34B1" w:rsidP="00CC34B1">
      <w:pPr>
        <w:pStyle w:val="Code"/>
        <w:rPr>
          <w:highlight w:val="white"/>
        </w:rPr>
      </w:pPr>
      <w:r w:rsidRPr="00CC34B1">
        <w:rPr>
          <w:highlight w:val="white"/>
        </w:rPr>
        <w:t xml:space="preserve">        ISet&lt;int&gt; returnSet = new HashSet&lt;int&gt;();</w:t>
      </w:r>
    </w:p>
    <w:p w14:paraId="299F9F63" w14:textId="77777777" w:rsidR="00CC34B1" w:rsidRPr="00CC34B1" w:rsidRDefault="00CC34B1" w:rsidP="00CC34B1">
      <w:pPr>
        <w:pStyle w:val="Code"/>
        <w:rPr>
          <w:highlight w:val="white"/>
        </w:rPr>
      </w:pPr>
      <w:r w:rsidRPr="00CC34B1">
        <w:rPr>
          <w:highlight w:val="white"/>
        </w:rPr>
        <w:t xml:space="preserve">        AssemblyCodeGenerator.</w:t>
      </w:r>
    </w:p>
    <w:p w14:paraId="6BB26889" w14:textId="77777777" w:rsidR="00CC34B1" w:rsidRPr="00CC34B1" w:rsidRDefault="00CC34B1" w:rsidP="00CC34B1">
      <w:pPr>
        <w:pStyle w:val="Code"/>
        <w:rPr>
          <w:highlight w:val="white"/>
        </w:rPr>
      </w:pPr>
      <w:r w:rsidRPr="00CC34B1">
        <w:rPr>
          <w:highlight w:val="white"/>
        </w:rPr>
        <w:t xml:space="preserve">          GenerateTargetWindows(assemblyCodeList, byteList,</w:t>
      </w:r>
    </w:p>
    <w:p w14:paraId="36614C3A" w14:textId="77777777" w:rsidR="00CC34B1" w:rsidRPr="00CC34B1" w:rsidRDefault="00CC34B1" w:rsidP="00CC34B1">
      <w:pPr>
        <w:pStyle w:val="Code"/>
        <w:rPr>
          <w:highlight w:val="white"/>
        </w:rPr>
      </w:pPr>
      <w:r w:rsidRPr="00CC34B1">
        <w:rPr>
          <w:highlight w:val="white"/>
        </w:rPr>
        <w:t xml:space="preserve">                                accessMap, callMap, returnSet);</w:t>
      </w:r>
    </w:p>
    <w:p w14:paraId="4DB61BAB" w14:textId="77777777" w:rsidR="00CC34B1" w:rsidRPr="00CC34B1" w:rsidRDefault="00CC34B1" w:rsidP="00CC34B1">
      <w:pPr>
        <w:pStyle w:val="Code"/>
        <w:rPr>
          <w:highlight w:val="white"/>
        </w:rPr>
      </w:pPr>
      <w:r w:rsidRPr="00CC34B1">
        <w:rPr>
          <w:highlight w:val="white"/>
        </w:rPr>
        <w:t xml:space="preserve">        StaticSymbol staticSymbol =</w:t>
      </w:r>
    </w:p>
    <w:p w14:paraId="5E505DB7" w14:textId="77777777" w:rsidR="00CC34B1" w:rsidRPr="00CC34B1" w:rsidRDefault="00CC34B1" w:rsidP="00CC34B1">
      <w:pPr>
        <w:pStyle w:val="Code"/>
        <w:rPr>
          <w:highlight w:val="white"/>
        </w:rPr>
      </w:pPr>
      <w:r w:rsidRPr="00CC34B1">
        <w:rPr>
          <w:highlight w:val="white"/>
        </w:rPr>
        <w:t xml:space="preserve">          new StaticSymbolWindows(AssemblyCodeGenerator.ArgsName, byteList,</w:t>
      </w:r>
    </w:p>
    <w:p w14:paraId="4C281337" w14:textId="77777777" w:rsidR="00CC34B1" w:rsidRPr="00CC34B1" w:rsidRDefault="00CC34B1" w:rsidP="00CC34B1">
      <w:pPr>
        <w:pStyle w:val="Code"/>
        <w:rPr>
          <w:highlight w:val="white"/>
        </w:rPr>
      </w:pPr>
      <w:r w:rsidRPr="00CC34B1">
        <w:rPr>
          <w:highlight w:val="white"/>
        </w:rPr>
        <w:t xml:space="preserve">                                  accessMap, callMap, returnSet);</w:t>
      </w:r>
    </w:p>
    <w:p w14:paraId="387607BD" w14:textId="77777777" w:rsidR="00CC34B1" w:rsidRPr="00CC34B1" w:rsidRDefault="00CC34B1" w:rsidP="00CC34B1">
      <w:pPr>
        <w:pStyle w:val="Code"/>
        <w:rPr>
          <w:highlight w:val="white"/>
        </w:rPr>
      </w:pPr>
      <w:r w:rsidRPr="00CC34B1">
        <w:rPr>
          <w:highlight w:val="white"/>
        </w:rPr>
        <w:t xml:space="preserve">        SymbolTable.StaticSet.Add(staticSymbol);</w:t>
      </w:r>
    </w:p>
    <w:p w14:paraId="2313A093" w14:textId="77777777" w:rsidR="00CC34B1" w:rsidRPr="00CC34B1" w:rsidRDefault="00CC34B1" w:rsidP="00CC34B1">
      <w:pPr>
        <w:pStyle w:val="Code"/>
        <w:rPr>
          <w:highlight w:val="white"/>
        </w:rPr>
      </w:pPr>
      <w:r w:rsidRPr="00CC34B1">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5CCC9261" w:rsidR="002759C1" w:rsidRPr="00EC76D5" w:rsidRDefault="002759C1" w:rsidP="002759C1">
      <w:pPr>
        <w:pStyle w:val="Code"/>
      </w:pPr>
      <w:r w:rsidRPr="00EC76D5">
        <w:t xml:space="preserve">    addObjectCode(ObjectOperator.comment, "</w:t>
      </w:r>
      <w:r w:rsidR="00631D4D">
        <w:t>Initialize</w:t>
      </w:r>
      <w:r w:rsidRPr="00EC76D5">
        <w:t xml:space="preserv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5ABDE02A" w:rsidR="002759C1" w:rsidRPr="00EC76D5" w:rsidRDefault="002759C1" w:rsidP="002759C1">
      <w:pPr>
        <w:pStyle w:val="Code"/>
      </w:pPr>
      <w:r w:rsidRPr="00EC76D5">
        <w:t xml:space="preserve">    addObjectCode(ObjectOperator.comment, "</w:t>
      </w:r>
      <w:r w:rsidR="00631D4D">
        <w:t>Initialize</w:t>
      </w:r>
      <w:r w:rsidRPr="00EC76D5">
        <w:t xml:space="preserv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57A42E7C" w:rsidR="002759C1" w:rsidRPr="00EC76D5" w:rsidRDefault="002759C1" w:rsidP="002759C1">
      <w:pPr>
        <w:pStyle w:val="Code"/>
      </w:pPr>
      <w:r w:rsidRPr="00EC76D5">
        <w:t xml:space="preserve">    addObjectCode(ObjectOperator.comment, "</w:t>
      </w:r>
      <w:r w:rsidR="00631D4D">
        <w:t>Initialize</w:t>
      </w:r>
      <w:r w:rsidRPr="00EC76D5">
        <w:t xml:space="preserv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B20B4C" w:rsidR="002759C1" w:rsidRPr="00EC76D5" w:rsidRDefault="002759C1" w:rsidP="002759C1">
      <w:pPr>
        <w:pStyle w:val="Code"/>
      </w:pPr>
      <w:r w:rsidRPr="00EC76D5">
        <w:t xml:space="preserve">    String label1 = Main.SeparatorId + "</w:t>
      </w:r>
      <w:r w:rsidR="00631D4D">
        <w:t>Initialize</w:t>
      </w:r>
      <w:r w:rsidRPr="00EC76D5">
        <w:t>" + Main.SeparatorId + "1",</w:t>
      </w:r>
    </w:p>
    <w:p w14:paraId="2CF75F86" w14:textId="33617A36" w:rsidR="002759C1" w:rsidRPr="00EC76D5" w:rsidRDefault="002759C1" w:rsidP="002759C1">
      <w:pPr>
        <w:pStyle w:val="Code"/>
      </w:pPr>
      <w:r w:rsidRPr="00EC76D5">
        <w:t xml:space="preserve">           label2 = Main.SeparatorId + "</w:t>
      </w:r>
      <w:r w:rsidR="00631D4D">
        <w:t>Initialize</w:t>
      </w:r>
      <w:r w:rsidRPr="00EC76D5">
        <w:t>" + Main.SeparatorId + "2",</w:t>
      </w:r>
    </w:p>
    <w:p w14:paraId="2918635C" w14:textId="5EFE74FF" w:rsidR="002759C1" w:rsidRPr="00EC76D5" w:rsidRDefault="002759C1" w:rsidP="002759C1">
      <w:pPr>
        <w:pStyle w:val="Code"/>
      </w:pPr>
      <w:r w:rsidRPr="00EC76D5">
        <w:t xml:space="preserve">           label3 = Main.SeparatorId + "</w:t>
      </w:r>
      <w:r w:rsidR="00631D4D">
        <w:t>Initialize</w:t>
      </w:r>
      <w:r w:rsidRPr="00EC76D5">
        <w:t>" + Main.SeparatorId + "3",</w:t>
      </w:r>
    </w:p>
    <w:p w14:paraId="27A8856F" w14:textId="12C02CB9" w:rsidR="002759C1" w:rsidRPr="00EC76D5" w:rsidRDefault="002759C1" w:rsidP="002759C1">
      <w:pPr>
        <w:pStyle w:val="Code"/>
      </w:pPr>
      <w:r w:rsidRPr="00EC76D5">
        <w:t xml:space="preserve">           label4 = Main.SeparatorId + "</w:t>
      </w:r>
      <w:r w:rsidR="00631D4D">
        <w:t>Initialize</w:t>
      </w:r>
      <w:r w:rsidRPr="00EC76D5">
        <w:t>" + Main.SeparatorId + "4",</w:t>
      </w:r>
    </w:p>
    <w:p w14:paraId="0713B1F8" w14:textId="6695EF3C" w:rsidR="002759C1" w:rsidRPr="00EC76D5" w:rsidRDefault="002759C1" w:rsidP="002759C1">
      <w:pPr>
        <w:pStyle w:val="Code"/>
      </w:pPr>
      <w:r w:rsidRPr="00EC76D5">
        <w:t xml:space="preserve">           label5 = Main.SeparatorId + "</w:t>
      </w:r>
      <w:r w:rsidR="00631D4D">
        <w:t>Initialize</w:t>
      </w:r>
      <w:r w:rsidRPr="00EC76D5">
        <w:t>" + Main.SeparatorId + "5";</w:t>
      </w:r>
    </w:p>
    <w:p w14:paraId="199F24E1" w14:textId="77777777" w:rsidR="002759C1" w:rsidRPr="00EC76D5" w:rsidRDefault="002759C1" w:rsidP="002759C1">
      <w:pPr>
        <w:pStyle w:val="Code"/>
      </w:pPr>
      <w:r w:rsidRPr="00EC76D5">
        <w:t xml:space="preserve">           </w:t>
      </w:r>
    </w:p>
    <w:p w14:paraId="09567E8B" w14:textId="41F5952D" w:rsidR="002759C1" w:rsidRPr="00EC76D5" w:rsidRDefault="002759C1" w:rsidP="002759C1">
      <w:pPr>
        <w:pStyle w:val="Code"/>
      </w:pPr>
      <w:r w:rsidRPr="00EC76D5">
        <w:t xml:space="preserve">    addObjectCode(ObjectOperator.comment,"</w:t>
      </w:r>
      <w:r w:rsidR="00631D4D">
        <w:t>Initialize</w:t>
      </w:r>
      <w:r w:rsidRPr="00EC76D5">
        <w:t xml:space="preserv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66ADD6F5" w14:textId="670EA4F3" w:rsidR="008C2C53" w:rsidRDefault="008C2C53" w:rsidP="00AD7B52">
      <w:pPr>
        <w:pStyle w:val="Rubrik1"/>
      </w:pPr>
      <w:bookmarkStart w:id="5859" w:name="_Ref420874022"/>
      <w:bookmarkStart w:id="5860" w:name="_Toc481936437"/>
      <w:r>
        <w:t>Executable Code Generation</w:t>
      </w:r>
    </w:p>
    <w:p w14:paraId="37DAF005" w14:textId="6205D9CB"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proofErr w:type="spellStart"/>
      <w:r w:rsidR="00AA2195">
        <w:t>DosBox</w:t>
      </w:r>
      <w:proofErr w:type="spellEnd"/>
      <w:r w:rsidR="00C14D7C">
        <w:t>, which is a simple simulator</w:t>
      </w:r>
      <w:r w:rsidR="00B30073">
        <w:t xml:space="preserve"> capable of executing files in the .com format.</w:t>
      </w:r>
    </w:p>
    <w:p w14:paraId="58367745" w14:textId="44FB71C6" w:rsidR="00C14D7C" w:rsidRDefault="00786AFE" w:rsidP="008C2C53">
      <w:r>
        <w:t xml:space="preserve">In the book so far, we have encountered the </w:t>
      </w:r>
      <w:r w:rsidRPr="00AC700B">
        <w:rPr>
          <w:rStyle w:val="KeyWord0"/>
        </w:rPr>
        <w:t>Start.Linux</w:t>
      </w:r>
      <w:r>
        <w:t xml:space="preserve"> condition on several occasion</w:t>
      </w:r>
      <w:r w:rsidR="00C97215">
        <w:t xml:space="preserve">s, indicating code specific for the Linux target machine. However, there are also </w:t>
      </w:r>
      <w:r w:rsidR="00C97215" w:rsidRPr="00AC700B">
        <w:rPr>
          <w:rStyle w:val="KeyWord0"/>
        </w:rPr>
        <w:t>Start.Windows</w:t>
      </w:r>
      <w:r w:rsidR="00C97215">
        <w:t xml:space="preserve"> conditions, </w:t>
      </w:r>
      <w:r w:rsidR="00CC21E0">
        <w:t xml:space="preserve">indicating code specific for the Windows target machine, </w:t>
      </w:r>
      <w:r w:rsidR="00C97215">
        <w:t xml:space="preserve">which we will </w:t>
      </w:r>
      <w:proofErr w:type="gramStart"/>
      <w:r w:rsidR="00C97215">
        <w:t>look into</w:t>
      </w:r>
      <w:proofErr w:type="gramEnd"/>
      <w:r w:rsidR="00C97215">
        <w:t xml:space="preserve"> in this chapter.</w:t>
      </w:r>
    </w:p>
    <w:p w14:paraId="7D488F78" w14:textId="118B2EAD" w:rsidR="00CC21E0" w:rsidRDefault="00CC21E0" w:rsidP="00EE4EC9">
      <w:pPr>
        <w:pStyle w:val="Rubrik3"/>
      </w:pPr>
      <w:r>
        <w:t>Command Line Arguments</w:t>
      </w:r>
    </w:p>
    <w:p w14:paraId="238A5906" w14:textId="77777777" w:rsidR="00CC21E0" w:rsidRPr="008C2C53" w:rsidRDefault="00CC21E0" w:rsidP="008C2C53"/>
    <w:p w14:paraId="2A558C14" w14:textId="74DED918" w:rsidR="00BF5F11" w:rsidRPr="00EC76D5" w:rsidRDefault="00BF5F11" w:rsidP="00BF5F11">
      <w:pPr>
        <w:pStyle w:val="Rubrik2"/>
      </w:pPr>
      <w:bookmarkStart w:id="5861" w:name="_Ref419646553"/>
      <w:bookmarkStart w:id="5862" w:name="_Toc481936438"/>
      <w:r>
        <w:t>Linking</w:t>
      </w:r>
      <w:bookmarkEnd w:id="5861"/>
      <w:bookmarkEnd w:id="5862"/>
    </w:p>
    <w:bookmarkEnd w:id="5859"/>
    <w:bookmarkEnd w:id="586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r>
        <w:t>The Linker Class</w:t>
      </w:r>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1BBDCD52"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r w:rsidR="00631D4D">
        <w:t>initialize</w:t>
      </w:r>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0792F84A"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r w:rsidR="00631D4D">
        <w:t>initialize</w:t>
      </w:r>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667ED" w:rsidRPr="003F7CF1" w:rsidRDefault="007667E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667ED" w:rsidRPr="003F7CF1" w:rsidRDefault="007667E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667ED" w:rsidRPr="003F7CF1" w:rsidRDefault="007667E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7667ED" w:rsidRPr="003F7CF1" w:rsidRDefault="007667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667ED" w:rsidRPr="003F7CF1" w:rsidRDefault="007667E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7667ED" w:rsidRPr="003F7CF1" w:rsidRDefault="007667ED"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667ED" w:rsidRPr="003F7CF1" w:rsidRDefault="007667E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667ED" w:rsidRPr="003F7CF1" w:rsidRDefault="007667E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667ED" w:rsidRPr="003F7CF1" w:rsidRDefault="007667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667ED" w:rsidRPr="003F7CF1" w:rsidRDefault="007667ED"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667ED" w:rsidRPr="003F7CF1" w:rsidRDefault="007667E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667ED" w:rsidRPr="003F7CF1" w:rsidRDefault="007667ED"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7667ED" w:rsidRPr="003F7CF1" w:rsidRDefault="007667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667ED" w:rsidRPr="003F7CF1" w:rsidRDefault="007667E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7667ED" w:rsidRPr="003F7CF1" w:rsidRDefault="007667ED"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667ED" w:rsidRPr="003F7CF1" w:rsidRDefault="007667ED"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667ED" w:rsidRPr="003F7CF1" w:rsidRDefault="007667ED"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667ED" w:rsidRPr="003F7CF1" w:rsidRDefault="007667E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667ED" w:rsidRPr="003F7CF1" w:rsidRDefault="007667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667ED" w:rsidRPr="003F7CF1" w:rsidRDefault="007667E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667ED" w:rsidRPr="003F7CF1" w:rsidRDefault="007667E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667ED" w:rsidRPr="003F7CF1" w:rsidRDefault="007667E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667ED" w:rsidRPr="003F7CF1" w:rsidRDefault="007667E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667ED" w:rsidRPr="003F7CF1" w:rsidRDefault="007667E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667ED" w:rsidRPr="003F7CF1" w:rsidRDefault="007667E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667ED" w:rsidRPr="003F7CF1" w:rsidRDefault="007667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667ED" w:rsidRPr="003F7CF1" w:rsidRDefault="007667ED"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667ED" w:rsidRPr="003F7CF1" w:rsidRDefault="007667ED"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667ED" w:rsidRPr="003F7CF1" w:rsidRDefault="007667ED"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667ED" w:rsidRPr="003F7CF1" w:rsidRDefault="007667ED"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667ED" w:rsidRPr="003F7CF1" w:rsidRDefault="007667ED"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667ED" w:rsidRPr="003F7CF1" w:rsidRDefault="007667ED"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667ED" w:rsidRPr="003F7CF1" w:rsidRDefault="007667ED"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667ED" w:rsidRPr="003F7CF1" w:rsidRDefault="007667E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667ED" w:rsidRPr="003F7CF1" w:rsidRDefault="007667E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7667ED" w:rsidRPr="003F7CF1" w:rsidRDefault="007667E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667ED" w:rsidRPr="003F7CF1" w:rsidRDefault="007667E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667ED" w:rsidRPr="003F7CF1" w:rsidRDefault="007667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667ED" w:rsidRPr="003F7CF1" w:rsidRDefault="007667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667ED" w:rsidRPr="003F7CF1" w:rsidRDefault="007667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667ED" w:rsidRPr="003F7CF1" w:rsidRDefault="007667E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667ED" w:rsidRPr="003F7CF1" w:rsidRDefault="007667E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667ED" w:rsidRPr="003F7CF1" w:rsidRDefault="007667E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667ED" w:rsidRPr="003F7CF1" w:rsidRDefault="007667E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667ED" w:rsidRPr="003F7CF1" w:rsidRDefault="007667E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667ED" w:rsidRPr="003F7CF1" w:rsidRDefault="007667E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667ED" w:rsidRPr="003F7CF1" w:rsidRDefault="007667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667ED" w:rsidRPr="003F7CF1" w:rsidRDefault="007667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667ED" w:rsidRPr="003F7CF1" w:rsidRDefault="007667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667ED" w:rsidRPr="003F7CF1" w:rsidRDefault="007667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667ED" w:rsidRPr="003F7CF1" w:rsidRDefault="007667E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667ED" w:rsidRPr="003F7CF1" w:rsidRDefault="007667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667ED" w:rsidRPr="003F7CF1" w:rsidRDefault="007667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667ED" w:rsidRPr="003F7CF1" w:rsidRDefault="007667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667ED" w:rsidRPr="003F7CF1" w:rsidRDefault="007667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667ED" w:rsidRPr="003F7CF1" w:rsidRDefault="007667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667ED" w:rsidRPr="003F7CF1" w:rsidRDefault="007667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667ED" w:rsidRPr="003F7CF1" w:rsidRDefault="007667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667ED" w:rsidRPr="003F7CF1" w:rsidRDefault="007667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667ED" w:rsidRPr="003F7CF1" w:rsidRDefault="007667E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667ED" w:rsidRPr="003F7CF1" w:rsidRDefault="007667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667ED" w:rsidRPr="003F7CF1" w:rsidRDefault="007667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667ED" w:rsidRPr="003F7CF1" w:rsidRDefault="007667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667ED" w:rsidRPr="003F7CF1" w:rsidRDefault="007667ED"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667ED" w:rsidRPr="003F7CF1" w:rsidRDefault="007667ED"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667ED" w:rsidRPr="003F7CF1" w:rsidRDefault="007667ED"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667ED" w:rsidRPr="003F7CF1" w:rsidRDefault="007667ED"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667ED" w:rsidRPr="003F7CF1" w:rsidRDefault="007667ED"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667ED" w:rsidRPr="003F7CF1" w:rsidRDefault="007667ED"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667ED" w:rsidRPr="003F7CF1" w:rsidRDefault="007667ED"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667ED" w:rsidRPr="003F7CF1" w:rsidRDefault="007667ED"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667ED" w:rsidRPr="003F7CF1" w:rsidRDefault="007667ED"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667ED" w:rsidRPr="003F7CF1" w:rsidRDefault="007667ED"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667ED" w:rsidRPr="003F7CF1" w:rsidRDefault="007667ED"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667ED" w:rsidRPr="003F7CF1" w:rsidRDefault="007667ED"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667ED" w:rsidRPr="003F7CF1" w:rsidRDefault="007667ED"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667ED" w:rsidRPr="003F7CF1" w:rsidRDefault="007667ED"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667ED" w:rsidRPr="003F7CF1" w:rsidRDefault="007667ED"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667ED" w:rsidRPr="003F7CF1" w:rsidRDefault="007667ED"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667ED" w:rsidRPr="003F7CF1" w:rsidRDefault="007667ED"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667ED" w:rsidRPr="003F7CF1" w:rsidRDefault="007667ED"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667ED" w:rsidRPr="003F7CF1" w:rsidRDefault="007667ED"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667ED" w:rsidRPr="003F7CF1" w:rsidRDefault="007667ED"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667ED" w:rsidRPr="003F7CF1" w:rsidRDefault="007667ED"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667ED" w:rsidRPr="003F7CF1" w:rsidRDefault="007667ED"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667ED" w:rsidRPr="003F7CF1" w:rsidRDefault="007667ED"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667ED" w:rsidRPr="003F7CF1" w:rsidRDefault="007667ED"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667ED" w:rsidRPr="003F7CF1" w:rsidRDefault="007667ED"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667ED" w:rsidRPr="003F7CF1" w:rsidRDefault="007667ED"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667ED" w:rsidRPr="003F7CF1" w:rsidRDefault="007667E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667ED" w:rsidRPr="003F7CF1" w:rsidRDefault="007667E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667ED" w:rsidRPr="003F7CF1" w:rsidRDefault="007667E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667ED" w:rsidRPr="003F7CF1" w:rsidRDefault="007667E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667ED" w:rsidRPr="003F7CF1" w:rsidRDefault="007667E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667ED" w:rsidRPr="003F7CF1" w:rsidRDefault="007667E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667ED" w:rsidRPr="003F7CF1" w:rsidRDefault="007667E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667ED" w:rsidRPr="003F7CF1" w:rsidRDefault="007667ED"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667ED" w:rsidRPr="003F7CF1" w:rsidRDefault="007667ED"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667ED" w:rsidRPr="003F7CF1" w:rsidRDefault="007667ED"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667ED" w:rsidRPr="003F7CF1" w:rsidRDefault="007667ED"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667ED" w:rsidRPr="003F7CF1" w:rsidRDefault="007667ED"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667ED" w:rsidRPr="003F7CF1" w:rsidRDefault="007667E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667ED" w:rsidRPr="003F7CF1" w:rsidRDefault="007667E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667ED" w:rsidRPr="003F7CF1" w:rsidRDefault="007667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667ED" w:rsidRPr="003F7CF1" w:rsidRDefault="007667E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667ED" w:rsidRPr="003F7CF1" w:rsidRDefault="007667E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667ED" w:rsidRPr="003F7CF1" w:rsidRDefault="007667ED"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667ED" w:rsidRPr="003F7CF1" w:rsidRDefault="007667ED"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667ED" w:rsidRPr="003F7CF1" w:rsidRDefault="007667ED"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667ED" w:rsidRPr="003F7CF1" w:rsidRDefault="007667E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667ED" w:rsidRPr="003F7CF1" w:rsidRDefault="007667E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667ED" w:rsidRPr="003F7CF1" w:rsidRDefault="007667E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667ED" w:rsidRPr="003F7CF1" w:rsidRDefault="007667E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667ED" w:rsidRPr="003F7CF1" w:rsidRDefault="007667E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667ED" w:rsidRPr="003F7CF1" w:rsidRDefault="007667E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667ED" w:rsidRPr="003F7CF1" w:rsidRDefault="007667E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667ED" w:rsidRPr="003F7CF1" w:rsidRDefault="007667ED"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667ED" w:rsidRPr="003F7CF1" w:rsidRDefault="007667ED"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667ED" w:rsidRPr="003F7CF1" w:rsidRDefault="007667ED"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667ED" w:rsidRPr="003F7CF1" w:rsidRDefault="007667ED"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667ED" w:rsidRPr="003F7CF1" w:rsidRDefault="007667ED"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667ED" w:rsidRPr="003F7CF1" w:rsidRDefault="007667ED"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667ED" w:rsidRPr="003F7CF1" w:rsidRDefault="007667E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667ED" w:rsidRPr="003F7CF1" w:rsidRDefault="007667E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667ED" w:rsidRPr="003F7CF1" w:rsidRDefault="007667E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667ED" w:rsidRPr="003F7CF1" w:rsidRDefault="007667E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667ED" w:rsidRPr="003F7CF1" w:rsidRDefault="007667E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667ED" w:rsidRPr="003F7CF1" w:rsidRDefault="007667ED"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667ED" w:rsidRPr="003F7CF1" w:rsidRDefault="007667ED"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667ED" w:rsidRPr="003F7CF1" w:rsidRDefault="007667E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667ED" w:rsidRPr="003F7CF1" w:rsidRDefault="007667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667ED" w:rsidRPr="003F7CF1" w:rsidRDefault="007667ED"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667ED" w:rsidRPr="003F7CF1" w:rsidRDefault="007667ED"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667ED" w:rsidRPr="003F7CF1" w:rsidRDefault="007667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667ED" w:rsidRPr="003F7CF1" w:rsidRDefault="007667E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667ED" w:rsidRPr="003F7CF1" w:rsidRDefault="007667E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667ED" w:rsidRPr="003F7CF1" w:rsidRDefault="007667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667ED" w:rsidRPr="003F7CF1" w:rsidRDefault="007667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667ED" w:rsidRPr="003F7CF1" w:rsidRDefault="007667E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667ED" w:rsidRPr="003F7CF1" w:rsidRDefault="007667ED"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667ED" w:rsidRPr="003F7CF1" w:rsidRDefault="007667ED"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667ED" w:rsidRPr="003F7CF1" w:rsidRDefault="007667ED"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667ED" w:rsidRPr="003F7CF1" w:rsidRDefault="007667ED"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667ED" w:rsidRPr="003F7CF1" w:rsidRDefault="007667ED"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667ED" w:rsidRPr="003F7CF1" w:rsidRDefault="007667ED"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667ED" w:rsidRPr="003F7CF1" w:rsidRDefault="007667E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667ED" w:rsidRPr="003F7CF1" w:rsidRDefault="007667E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667ED" w:rsidRPr="003F7CF1" w:rsidRDefault="007667E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667ED" w:rsidRPr="003F7CF1" w:rsidRDefault="007667E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667ED" w:rsidRPr="003F7CF1" w:rsidRDefault="007667E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667ED" w:rsidRPr="003F7CF1" w:rsidRDefault="007667ED"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667ED" w:rsidRPr="003F7CF1" w:rsidRDefault="007667ED"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667ED" w:rsidRPr="003F7CF1" w:rsidRDefault="007667ED"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667ED" w:rsidRPr="003F7CF1" w:rsidRDefault="007667ED"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667ED" w:rsidRPr="003F7CF1" w:rsidRDefault="007667E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667ED" w:rsidRPr="003F7CF1" w:rsidRDefault="007667E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667ED" w:rsidRPr="003F7CF1" w:rsidRDefault="007667ED"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667ED" w:rsidRPr="003F7CF1" w:rsidRDefault="007667ED"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667ED" w:rsidRPr="003F7CF1" w:rsidRDefault="007667ED"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667ED" w:rsidRPr="003F7CF1" w:rsidRDefault="007667E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667ED" w:rsidRPr="003F7CF1" w:rsidRDefault="007667ED"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667ED" w:rsidRPr="003F7CF1" w:rsidRDefault="007667E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667ED" w:rsidRPr="003F7CF1" w:rsidRDefault="007667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667ED" w:rsidRPr="003F7CF1" w:rsidRDefault="007667E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667ED" w:rsidRPr="003F7CF1" w:rsidRDefault="007667E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667ED" w:rsidRPr="003F7CF1" w:rsidRDefault="007667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667ED" w:rsidRPr="003F7CF1" w:rsidRDefault="007667E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667ED" w:rsidRPr="003F7CF1" w:rsidRDefault="007667ED"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667ED" w:rsidRPr="003F7CF1" w:rsidRDefault="007667ED"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667ED" w:rsidRPr="003F7CF1" w:rsidRDefault="007667ED"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667ED" w:rsidRPr="003F7CF1" w:rsidRDefault="007667ED"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667ED" w:rsidRPr="003F7CF1" w:rsidRDefault="007667ED"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667ED" w:rsidRPr="003F7CF1" w:rsidRDefault="007667ED"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667ED" w:rsidRPr="003F7CF1" w:rsidRDefault="007667ED"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667ED" w:rsidRPr="003F7CF1" w:rsidRDefault="007667ED"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667ED" w:rsidRPr="003F7CF1" w:rsidRDefault="007667ED"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667ED" w:rsidRPr="003F7CF1" w:rsidRDefault="007667ED"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667ED" w:rsidRPr="003F7CF1" w:rsidRDefault="007667ED"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667ED" w:rsidRPr="003F7CF1" w:rsidRDefault="007667ED"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667ED" w:rsidRPr="003F7CF1" w:rsidRDefault="007667ED"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667ED" w:rsidRPr="003F7CF1" w:rsidRDefault="007667E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004406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667ED" w:rsidRPr="003F7CF1" w:rsidRDefault="007667E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667ED" w:rsidRPr="003F7CF1" w:rsidRDefault="007667E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667ED" w:rsidRPr="003F7CF1" w:rsidRDefault="007667E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667ED" w:rsidRPr="003F7CF1" w:rsidRDefault="007667E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0044064"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667ED" w:rsidRPr="003F7CF1" w:rsidRDefault="007667ED"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667ED" w:rsidRPr="003F7CF1" w:rsidRDefault="007667ED"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667ED" w:rsidRPr="003F7CF1" w:rsidRDefault="007667E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667ED" w:rsidRPr="003F7CF1" w:rsidRDefault="007667E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667ED" w:rsidRPr="003F7CF1" w:rsidRDefault="007667E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667ED" w:rsidRPr="003F7CF1" w:rsidRDefault="007667E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667ED" w:rsidRPr="003F7CF1" w:rsidRDefault="007667E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667ED" w:rsidRPr="003F7CF1" w:rsidRDefault="007667E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667ED" w:rsidRPr="003F7CF1" w:rsidRDefault="007667E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667ED" w:rsidRPr="003F7CF1" w:rsidRDefault="007667E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667ED" w:rsidRPr="003F7CF1" w:rsidRDefault="007667E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667ED" w:rsidRPr="003F7CF1" w:rsidRDefault="007667E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667ED" w:rsidRPr="003F7CF1" w:rsidRDefault="007667ED"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667ED" w:rsidRPr="003F7CF1" w:rsidRDefault="007667ED"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667ED" w:rsidRPr="003F7CF1" w:rsidRDefault="007667ED"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667ED" w:rsidRPr="003F7CF1" w:rsidRDefault="007667ED"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667ED" w:rsidRPr="003F7CF1" w:rsidRDefault="007667ED"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667ED" w:rsidRPr="003F7CF1" w:rsidRDefault="007667ED"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667ED" w:rsidRPr="003F7CF1" w:rsidRDefault="007667ED"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667ED" w:rsidRPr="003F7CF1" w:rsidRDefault="007667ED"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667ED" w:rsidRPr="003F7CF1" w:rsidRDefault="007667ED"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667ED" w:rsidRPr="003F7CF1" w:rsidRDefault="007667ED"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004405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004406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667ED" w:rsidRPr="003F7CF1" w:rsidRDefault="007667E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667ED" w:rsidRPr="003F7CF1" w:rsidRDefault="007667E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667ED" w:rsidRPr="003F7CF1" w:rsidRDefault="007667E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667ED" w:rsidRPr="003F7CF1" w:rsidRDefault="007667E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667ED" w:rsidRPr="003F7CF1" w:rsidRDefault="007667ED"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667ED" w:rsidRPr="003F7CF1" w:rsidRDefault="007667E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667ED" w:rsidRPr="003F7CF1" w:rsidRDefault="007667E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667ED" w:rsidRPr="003F7CF1" w:rsidRDefault="007667E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667ED" w:rsidRPr="003F7CF1" w:rsidRDefault="007667E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667ED" w:rsidRPr="003F7CF1" w:rsidRDefault="007667ED"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667ED" w:rsidRPr="003F7CF1" w:rsidRDefault="007667ED"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667ED" w:rsidRPr="003F7CF1" w:rsidRDefault="007667E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667ED" w:rsidRPr="003F7CF1" w:rsidRDefault="007667E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667ED" w:rsidRPr="003F7CF1" w:rsidRDefault="007667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667ED" w:rsidRPr="003F7CF1" w:rsidRDefault="007667E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667ED" w:rsidRPr="003F7CF1" w:rsidRDefault="007667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667ED" w:rsidRPr="003F7CF1" w:rsidRDefault="007667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667ED" w:rsidRPr="003F7CF1" w:rsidRDefault="007667E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667ED" w:rsidRPr="003F7CF1" w:rsidRDefault="007667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667ED" w:rsidRPr="003F7CF1" w:rsidRDefault="007667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667ED" w:rsidRPr="003F7CF1" w:rsidRDefault="007667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667ED" w:rsidRPr="003F7CF1" w:rsidRDefault="007667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667ED" w:rsidRPr="003F7CF1" w:rsidRDefault="007667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667ED" w:rsidRPr="003F7CF1" w:rsidRDefault="007667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667ED" w:rsidRPr="003F7CF1" w:rsidRDefault="007667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667ED" w:rsidRPr="003F7CF1" w:rsidRDefault="007667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667ED" w:rsidRPr="003F7CF1" w:rsidRDefault="007667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667ED" w:rsidRPr="003F7CF1" w:rsidRDefault="007667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667ED" w:rsidRPr="003F7CF1" w:rsidRDefault="007667ED"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667ED" w:rsidRPr="003F7CF1" w:rsidRDefault="007667ED"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667ED" w:rsidRPr="003F7CF1" w:rsidRDefault="007667ED"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667ED" w:rsidRPr="003F7CF1" w:rsidRDefault="007667ED"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667ED" w:rsidRPr="003F7CF1" w:rsidRDefault="007667ED"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667ED" w:rsidRPr="003F7CF1" w:rsidRDefault="007667ED"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667ED" w:rsidRPr="003F7CF1" w:rsidRDefault="007667ED"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667ED" w:rsidRPr="003F7CF1" w:rsidRDefault="007667ED"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667ED" w:rsidRPr="003F7CF1" w:rsidRDefault="007667ED"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667ED" w:rsidRPr="003F7CF1" w:rsidRDefault="007667ED"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667ED" w:rsidRPr="003F7CF1" w:rsidRDefault="007667ED"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667ED" w:rsidRPr="003F7CF1" w:rsidRDefault="007667ED"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667ED" w:rsidRPr="003F7CF1" w:rsidRDefault="007667ED"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667ED" w:rsidRPr="003F7CF1" w:rsidRDefault="007667ED"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667ED" w:rsidRPr="003F7CF1" w:rsidRDefault="007667ED"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667ED" w:rsidRPr="003F7CF1" w:rsidRDefault="007667ED"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667ED" w:rsidRPr="003F7CF1" w:rsidRDefault="007667ED"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667ED" w:rsidRPr="003F7CF1" w:rsidRDefault="007667ED"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667ED" w:rsidRPr="003F7CF1" w:rsidRDefault="007667ED"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667ED" w:rsidRPr="003F7CF1" w:rsidRDefault="007667ED"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667ED" w:rsidRPr="003F7CF1" w:rsidRDefault="007667ED"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667ED" w:rsidRPr="003F7CF1" w:rsidRDefault="007667ED"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667ED" w:rsidRPr="003F7CF1" w:rsidRDefault="007667ED"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667ED" w:rsidRPr="003F7CF1" w:rsidRDefault="007667ED"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667ED" w:rsidRPr="003F7CF1" w:rsidRDefault="007667ED"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667ED" w:rsidRPr="003F7CF1" w:rsidRDefault="007667ED"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667ED" w:rsidRPr="003F7CF1" w:rsidRDefault="007667E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667ED" w:rsidRPr="003F7CF1" w:rsidRDefault="007667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667ED" w:rsidRPr="003F7CF1" w:rsidRDefault="007667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667ED" w:rsidRPr="003F7CF1" w:rsidRDefault="007667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667ED" w:rsidRPr="003F7CF1" w:rsidRDefault="007667E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667ED" w:rsidRPr="003F7CF1" w:rsidRDefault="007667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667ED" w:rsidRPr="003F7CF1" w:rsidRDefault="007667E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667ED" w:rsidRPr="003F7CF1" w:rsidRDefault="007667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667ED" w:rsidRPr="003F7CF1" w:rsidRDefault="007667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667ED" w:rsidRPr="003F7CF1" w:rsidRDefault="007667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667ED" w:rsidRPr="003F7CF1" w:rsidRDefault="007667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667ED" w:rsidRPr="003F7CF1" w:rsidRDefault="007667E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667ED" w:rsidRPr="003F7CF1" w:rsidRDefault="007667E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667ED" w:rsidRPr="003F7CF1" w:rsidRDefault="007667E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667ED" w:rsidRPr="003F7CF1" w:rsidRDefault="007667E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667ED" w:rsidRPr="003F7CF1" w:rsidRDefault="007667E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667ED" w:rsidRPr="003F7CF1" w:rsidRDefault="007667E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667ED" w:rsidRPr="003F7CF1" w:rsidRDefault="007667E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667ED" w:rsidRPr="003F7CF1" w:rsidRDefault="007667E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667ED" w:rsidRPr="003F7CF1" w:rsidRDefault="007667E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667ED" w:rsidRPr="003F7CF1" w:rsidRDefault="007667ED"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667ED" w:rsidRPr="003F7CF1" w:rsidRDefault="007667ED"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667ED" w:rsidRPr="003F7CF1" w:rsidRDefault="007667ED"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667ED" w:rsidRPr="003F7CF1" w:rsidRDefault="007667ED"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667ED" w:rsidRPr="003F7CF1" w:rsidRDefault="007667ED"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667ED" w:rsidRPr="003F7CF1" w:rsidRDefault="007667ED"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667ED" w:rsidRPr="003F7CF1" w:rsidRDefault="007667ED"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667ED" w:rsidRPr="003F7CF1" w:rsidRDefault="007667ED"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667ED" w:rsidRPr="003F7CF1" w:rsidRDefault="007667ED"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667ED" w:rsidRPr="003F7CF1" w:rsidRDefault="007667ED"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667ED" w:rsidRPr="003F7CF1" w:rsidRDefault="007667ED"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667ED" w:rsidRPr="003F7CF1" w:rsidRDefault="007667ED"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667ED" w:rsidRPr="003F7CF1" w:rsidRDefault="007667ED"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667ED" w:rsidRPr="003F7CF1" w:rsidRDefault="007667ED"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667ED" w:rsidRPr="003F7CF1" w:rsidRDefault="007667ED"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667ED" w:rsidRPr="003F7CF1" w:rsidRDefault="007667ED"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667ED" w:rsidRPr="003F7CF1" w:rsidRDefault="007667ED"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667ED" w:rsidRPr="003F7CF1" w:rsidRDefault="007667ED"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667ED" w:rsidRPr="003F7CF1" w:rsidRDefault="007667ED"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667ED" w:rsidRPr="003F7CF1" w:rsidRDefault="007667ED"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667ED" w:rsidRPr="003F7CF1" w:rsidRDefault="007667ED"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667ED" w:rsidRPr="003F7CF1" w:rsidRDefault="007667ED"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667ED" w:rsidRPr="003F7CF1" w:rsidRDefault="007667ED"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667ED" w:rsidRPr="003F7CF1" w:rsidRDefault="007667ED"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667ED" w:rsidRPr="003F7CF1" w:rsidRDefault="007667ED"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667ED" w:rsidRPr="003F7CF1" w:rsidRDefault="007667ED"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667ED" w:rsidRPr="003F7CF1" w:rsidRDefault="007667ED"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667ED" w:rsidRPr="003F7CF1" w:rsidRDefault="007667ED"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667ED" w:rsidRPr="003F7CF1" w:rsidRDefault="007667ED"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667ED" w:rsidRPr="003F7CF1" w:rsidRDefault="007667ED"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667ED" w:rsidRPr="003F7CF1" w:rsidRDefault="007667ED"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004406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109" w:name="_Toc320485609"/>
      <w:bookmarkStart w:id="6110" w:name="_Toc323656721"/>
      <w:bookmarkStart w:id="6111" w:name="_Toc324085459"/>
      <w:bookmarkStart w:id="6112" w:name="_Toc383781111"/>
      <w:bookmarkStart w:id="6113" w:name="_Toc481936511"/>
      <w:r>
        <w:t>Definition</w:t>
      </w:r>
      <w:r w:rsidR="00E80032"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004406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004406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667ED" w:rsidRPr="003F7CF1" w:rsidRDefault="007667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667ED" w:rsidRPr="003F7CF1" w:rsidRDefault="007667E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667ED" w:rsidRPr="003F7CF1" w:rsidRDefault="007667E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667ED" w:rsidRPr="003F7CF1" w:rsidRDefault="007667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667ED" w:rsidRPr="003F7CF1" w:rsidRDefault="007667E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667ED" w:rsidRPr="003F7CF1" w:rsidRDefault="007667E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667ED" w:rsidRPr="003F7CF1" w:rsidRDefault="007667E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667ED" w:rsidRPr="003F7CF1" w:rsidRDefault="007667E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667ED" w:rsidRPr="003F7CF1" w:rsidRDefault="007667E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667ED" w:rsidRPr="003F7CF1" w:rsidRDefault="007667E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667ED" w:rsidRPr="003F7CF1" w:rsidRDefault="007667ED"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667ED" w:rsidRPr="003F7CF1" w:rsidRDefault="007667ED"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667ED" w:rsidRPr="003F7CF1" w:rsidRDefault="007667ED"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667ED" w:rsidRPr="003F7CF1" w:rsidRDefault="007667ED"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667ED" w:rsidRPr="003F7CF1" w:rsidRDefault="007667ED"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667ED" w:rsidRPr="003F7CF1" w:rsidRDefault="007667ED"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667ED" w:rsidRPr="003F7CF1" w:rsidRDefault="007667ED"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667ED" w:rsidRPr="003F7CF1" w:rsidRDefault="007667ED"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667ED" w:rsidRPr="003F7CF1" w:rsidRDefault="007667ED"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667ED" w:rsidRPr="003F7CF1" w:rsidRDefault="007667ED"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667ED" w:rsidRPr="003F7CF1" w:rsidRDefault="007667ED"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667ED" w:rsidRPr="003F7CF1" w:rsidRDefault="007667ED"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667ED" w:rsidRPr="003F7CF1" w:rsidRDefault="007667E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667ED" w:rsidRPr="003F7CF1" w:rsidRDefault="007667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667ED" w:rsidRPr="003F7CF1" w:rsidRDefault="007667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667ED" w:rsidRPr="003F7CF1" w:rsidRDefault="007667E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667ED" w:rsidRPr="003F7CF1" w:rsidRDefault="007667ED" w:rsidP="00E80032">
                              <w:pPr>
                                <w:pStyle w:val="SourceCodeBoxText"/>
                                <w:rPr>
                                  <w:sz w:val="19"/>
                                  <w:szCs w:val="19"/>
                                  <w:lang w:val="en-US"/>
                                </w:rPr>
                              </w:pPr>
                              <w:r w:rsidRPr="003F7CF1">
                                <w:rPr>
                                  <w:sz w:val="19"/>
                                  <w:szCs w:val="19"/>
                                  <w:lang w:val="en-US"/>
                                </w:rPr>
                                <w:t>push 1</w:t>
                              </w:r>
                            </w:p>
                            <w:p w14:paraId="3C159322" w14:textId="77777777" w:rsidR="007667ED" w:rsidRPr="003F7CF1" w:rsidRDefault="007667ED" w:rsidP="00E80032">
                              <w:pPr>
                                <w:pStyle w:val="SourceCodeBoxText"/>
                                <w:rPr>
                                  <w:sz w:val="19"/>
                                  <w:szCs w:val="19"/>
                                  <w:lang w:val="en-US"/>
                                </w:rPr>
                              </w:pPr>
                              <w:r w:rsidRPr="003F7CF1">
                                <w:rPr>
                                  <w:sz w:val="19"/>
                                  <w:szCs w:val="19"/>
                                  <w:lang w:val="en-US"/>
                                </w:rPr>
                                <w:t>push 2</w:t>
                              </w:r>
                            </w:p>
                            <w:p w14:paraId="22BA48C9" w14:textId="77777777" w:rsidR="007667ED" w:rsidRPr="003F7CF1" w:rsidRDefault="007667ED" w:rsidP="00E80032">
                              <w:pPr>
                                <w:pStyle w:val="SourceCodeBoxText"/>
                                <w:rPr>
                                  <w:sz w:val="19"/>
                                  <w:szCs w:val="19"/>
                                  <w:lang w:val="en-US"/>
                                </w:rPr>
                              </w:pPr>
                              <w:r w:rsidRPr="003F7CF1">
                                <w:rPr>
                                  <w:sz w:val="19"/>
                                  <w:szCs w:val="19"/>
                                  <w:lang w:val="en-US"/>
                                </w:rPr>
                                <w:t>push 3</w:t>
                              </w:r>
                            </w:p>
                            <w:p w14:paraId="5F86FACB"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667ED" w:rsidRPr="003F7CF1" w:rsidRDefault="007667ED"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667ED" w:rsidRPr="003F7CF1" w:rsidRDefault="007667ED"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667ED" w:rsidRPr="003F7CF1" w:rsidRDefault="007667ED"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667ED" w:rsidRPr="003F7CF1" w:rsidRDefault="007667ED" w:rsidP="00E80032">
                        <w:pPr>
                          <w:pStyle w:val="SourceCodeBoxText"/>
                          <w:rPr>
                            <w:sz w:val="19"/>
                            <w:szCs w:val="19"/>
                            <w:lang w:val="en-US"/>
                          </w:rPr>
                        </w:pPr>
                        <w:r w:rsidRPr="003F7CF1">
                          <w:rPr>
                            <w:sz w:val="19"/>
                            <w:szCs w:val="19"/>
                            <w:lang w:val="en-US"/>
                          </w:rPr>
                          <w:t>push 1</w:t>
                        </w:r>
                      </w:p>
                      <w:p w14:paraId="3C159322" w14:textId="77777777" w:rsidR="007667ED" w:rsidRPr="003F7CF1" w:rsidRDefault="007667ED" w:rsidP="00E80032">
                        <w:pPr>
                          <w:pStyle w:val="SourceCodeBoxText"/>
                          <w:rPr>
                            <w:sz w:val="19"/>
                            <w:szCs w:val="19"/>
                            <w:lang w:val="en-US"/>
                          </w:rPr>
                        </w:pPr>
                        <w:r w:rsidRPr="003F7CF1">
                          <w:rPr>
                            <w:sz w:val="19"/>
                            <w:szCs w:val="19"/>
                            <w:lang w:val="en-US"/>
                          </w:rPr>
                          <w:t>push 2</w:t>
                        </w:r>
                      </w:p>
                      <w:p w14:paraId="22BA48C9" w14:textId="77777777" w:rsidR="007667ED" w:rsidRPr="003F7CF1" w:rsidRDefault="007667ED" w:rsidP="00E80032">
                        <w:pPr>
                          <w:pStyle w:val="SourceCodeBoxText"/>
                          <w:rPr>
                            <w:sz w:val="19"/>
                            <w:szCs w:val="19"/>
                            <w:lang w:val="en-US"/>
                          </w:rPr>
                        </w:pPr>
                        <w:r w:rsidRPr="003F7CF1">
                          <w:rPr>
                            <w:sz w:val="19"/>
                            <w:szCs w:val="19"/>
                            <w:lang w:val="en-US"/>
                          </w:rPr>
                          <w:t>push 3</w:t>
                        </w:r>
                      </w:p>
                      <w:p w14:paraId="5F86FACB" w14:textId="77777777" w:rsidR="007667ED" w:rsidRPr="003F7CF1" w:rsidRDefault="007667E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667ED" w:rsidRPr="003F7CF1" w:rsidRDefault="007667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667ED" w:rsidRPr="003F7CF1" w:rsidRDefault="007667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667ED" w:rsidRPr="003F7CF1" w:rsidRDefault="007667E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667ED" w:rsidRPr="003F7CF1" w:rsidRDefault="007667E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667ED" w:rsidRPr="003F7CF1" w:rsidRDefault="007667E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667ED" w:rsidRPr="003F7CF1" w:rsidRDefault="007667E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667ED" w:rsidRPr="003F7CF1" w:rsidRDefault="007667E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667ED" w:rsidRPr="003F7CF1" w:rsidRDefault="007667ED"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667ED" w:rsidRPr="003F7CF1" w:rsidRDefault="007667ED"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667ED" w:rsidRPr="003F7CF1" w:rsidRDefault="007667ED"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667ED" w:rsidRPr="003F7CF1" w:rsidRDefault="007667ED"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667ED" w:rsidRPr="003F7CF1" w:rsidRDefault="007667ED"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667ED" w:rsidRPr="003F7CF1" w:rsidRDefault="007667ED"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667ED" w:rsidRPr="003F7CF1" w:rsidRDefault="007667ED"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667ED" w:rsidRPr="003F7CF1" w:rsidRDefault="007667ED"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667ED" w:rsidRPr="003F7CF1" w:rsidRDefault="007667ED"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667ED" w:rsidRPr="003F7CF1" w:rsidRDefault="007667ED"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667ED" w:rsidRPr="003F7CF1" w:rsidRDefault="007667ED"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667ED" w:rsidRPr="003F7CF1" w:rsidRDefault="007667ED"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667ED" w:rsidRPr="003F7CF1" w:rsidRDefault="007667E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667ED" w:rsidRPr="003F7CF1" w:rsidRDefault="007667ED" w:rsidP="00E80032">
                              <w:pPr>
                                <w:pStyle w:val="SourceCodeBoxText"/>
                                <w:rPr>
                                  <w:sz w:val="19"/>
                                  <w:szCs w:val="19"/>
                                  <w:lang w:val="en-US"/>
                                </w:rPr>
                              </w:pPr>
                              <w:r w:rsidRPr="003F7CF1">
                                <w:rPr>
                                  <w:sz w:val="19"/>
                                  <w:szCs w:val="19"/>
                                  <w:lang w:val="en-US"/>
                                </w:rPr>
                                <w:t>3</w:t>
                              </w:r>
                            </w:p>
                            <w:p w14:paraId="40F6D3AC" w14:textId="77777777" w:rsidR="007667ED" w:rsidRPr="003F7CF1" w:rsidRDefault="007667E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667ED" w:rsidRPr="003F7CF1" w:rsidRDefault="007667E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667ED" w:rsidRPr="003F7CF1" w:rsidRDefault="007667E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667ED" w:rsidRPr="003F7CF1" w:rsidRDefault="007667E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667ED" w:rsidRPr="003F7CF1" w:rsidRDefault="007667E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667ED" w:rsidRPr="003F7CF1" w:rsidRDefault="007667E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667ED" w:rsidRPr="003F7CF1" w:rsidRDefault="007667E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667ED" w:rsidRPr="003F7CF1" w:rsidRDefault="007667ED" w:rsidP="00E80032">
                        <w:pPr>
                          <w:pStyle w:val="SourceCodeBoxText"/>
                          <w:rPr>
                            <w:sz w:val="19"/>
                            <w:szCs w:val="19"/>
                            <w:lang w:val="en-US"/>
                          </w:rPr>
                        </w:pPr>
                        <w:r w:rsidRPr="003F7CF1">
                          <w:rPr>
                            <w:sz w:val="19"/>
                            <w:szCs w:val="19"/>
                            <w:lang w:val="en-US"/>
                          </w:rPr>
                          <w:t>3</w:t>
                        </w:r>
                      </w:p>
                      <w:p w14:paraId="40F6D3AC" w14:textId="77777777" w:rsidR="007667ED" w:rsidRPr="003F7CF1" w:rsidRDefault="007667ED"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667ED" w:rsidRPr="003F7CF1" w:rsidRDefault="007667ED"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667ED" w:rsidRPr="003F7CF1" w:rsidRDefault="007667ED"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667ED" w:rsidRPr="003F7CF1" w:rsidRDefault="007667ED"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667ED" w:rsidRPr="003F7CF1" w:rsidRDefault="007667ED"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667ED" w:rsidRPr="003F7CF1" w:rsidRDefault="007667ED"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667ED" w:rsidRPr="003F7CF1" w:rsidRDefault="007667ED"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667ED" w:rsidRPr="003F7CF1" w:rsidRDefault="007667ED"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667ED" w:rsidRPr="003F7CF1" w:rsidRDefault="007667ED"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667ED" w:rsidRPr="003F7CF1" w:rsidRDefault="007667ED"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667ED" w:rsidRPr="003F7CF1" w:rsidRDefault="007667ED"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667ED" w:rsidRPr="003F7CF1" w:rsidRDefault="007667E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667ED" w:rsidRDefault="007667ED" w:rsidP="005F7461">
                              <w:pPr>
                                <w:spacing w:before="60" w:after="0"/>
                                <w:jc w:val="center"/>
                                <w:rPr>
                                  <w:lang w:val="sv-SE"/>
                                </w:rPr>
                              </w:pPr>
                              <w:r>
                                <w:rPr>
                                  <w:lang w:val="sv-SE"/>
                                </w:rPr>
                                <w:t>Preprocessor</w:t>
                              </w:r>
                            </w:p>
                            <w:p w14:paraId="04F32221" w14:textId="77777777" w:rsidR="007667ED" w:rsidRPr="00C7380D" w:rsidRDefault="007667E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667ED" w:rsidRPr="008541FD" w:rsidRDefault="007667ED" w:rsidP="005F7461">
                              <w:pPr>
                                <w:spacing w:before="60" w:after="0"/>
                                <w:jc w:val="center"/>
                              </w:pPr>
                              <w:r w:rsidRPr="008541FD">
                                <w:t>Source</w:t>
                              </w:r>
                              <w:r>
                                <w:t xml:space="preserve"> </w:t>
                              </w:r>
                              <w:r w:rsidRPr="008541FD">
                                <w:t>Code</w:t>
                              </w:r>
                            </w:p>
                            <w:p w14:paraId="4FCEAC5C" w14:textId="77777777" w:rsidR="007667ED" w:rsidRDefault="007667E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667ED" w:rsidRDefault="007667E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667ED" w:rsidRDefault="007667ED" w:rsidP="005F7461">
                              <w:pPr>
                                <w:pStyle w:val="Normalwebb"/>
                                <w:spacing w:before="60" w:line="256" w:lineRule="auto"/>
                                <w:jc w:val="center"/>
                              </w:pPr>
                              <w:r>
                                <w:rPr>
                                  <w:rFonts w:eastAsia="Calibri"/>
                                  <w:sz w:val="22"/>
                                  <w:szCs w:val="22"/>
                                  <w:lang w:val="en-US"/>
                                </w:rPr>
                                <w:t>Processed Code</w:t>
                              </w:r>
                            </w:p>
                            <w:p w14:paraId="14142DBC" w14:textId="77777777" w:rsidR="007667ED" w:rsidRDefault="007667E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667ED" w:rsidRDefault="007667E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667ED" w:rsidRDefault="007667ED" w:rsidP="005F7461">
                              <w:pPr>
                                <w:pStyle w:val="Normalwebb"/>
                                <w:spacing w:before="60" w:line="254" w:lineRule="auto"/>
                                <w:jc w:val="center"/>
                              </w:pPr>
                              <w:r>
                                <w:rPr>
                                  <w:rFonts w:eastAsia="Calibri"/>
                                  <w:sz w:val="22"/>
                                  <w:szCs w:val="22"/>
                                  <w:lang w:val="en-US"/>
                                </w:rPr>
                                <w:t>Syntax Tree</w:t>
                              </w:r>
                            </w:p>
                            <w:p w14:paraId="070DB26E" w14:textId="77777777" w:rsidR="007667ED" w:rsidRDefault="007667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667ED" w:rsidRDefault="007667E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667ED" w:rsidRDefault="007667ED" w:rsidP="005F7461">
                              <w:pPr>
                                <w:pStyle w:val="Normalwebb"/>
                                <w:spacing w:before="60" w:line="252" w:lineRule="auto"/>
                                <w:jc w:val="center"/>
                              </w:pPr>
                              <w:r>
                                <w:rPr>
                                  <w:rFonts w:eastAsia="Calibri"/>
                                  <w:sz w:val="22"/>
                                  <w:szCs w:val="22"/>
                                  <w:lang w:val="en-US"/>
                                </w:rPr>
                                <w:t>Optimized Syntax Tree</w:t>
                              </w:r>
                            </w:p>
                            <w:p w14:paraId="3315953C" w14:textId="77777777" w:rsidR="007667ED" w:rsidRDefault="007667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667ED" w:rsidRDefault="007667E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667ED" w:rsidRDefault="007667ED" w:rsidP="005F7461">
                              <w:pPr>
                                <w:pStyle w:val="Normalwebb"/>
                                <w:spacing w:before="60" w:line="252" w:lineRule="auto"/>
                                <w:jc w:val="center"/>
                              </w:pPr>
                              <w:r>
                                <w:rPr>
                                  <w:rFonts w:eastAsia="Calibri"/>
                                  <w:sz w:val="22"/>
                                  <w:szCs w:val="22"/>
                                  <w:lang w:val="en-US"/>
                                </w:rPr>
                                <w:t>Middle Code List</w:t>
                              </w:r>
                            </w:p>
                            <w:p w14:paraId="321C1BE9" w14:textId="77777777" w:rsidR="007667ED" w:rsidRDefault="007667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667ED" w:rsidRDefault="007667ED" w:rsidP="005F7461">
                              <w:pPr>
                                <w:pStyle w:val="Normalwebb"/>
                                <w:spacing w:before="60" w:line="252" w:lineRule="auto"/>
                                <w:jc w:val="center"/>
                              </w:pPr>
                              <w:r>
                                <w:rPr>
                                  <w:rFonts w:eastAsia="Calibri"/>
                                  <w:sz w:val="22"/>
                                  <w:szCs w:val="22"/>
                                  <w:lang w:val="en-US"/>
                                </w:rPr>
                                <w:t>Optimized Middle Code List</w:t>
                              </w:r>
                            </w:p>
                            <w:p w14:paraId="4CF9CB98" w14:textId="77777777" w:rsidR="007667ED" w:rsidRDefault="007667E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667ED" w:rsidRDefault="007667E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667ED" w:rsidRDefault="007667E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667ED" w:rsidRDefault="007667ED" w:rsidP="005F7461">
                        <w:pPr>
                          <w:spacing w:before="60" w:after="0"/>
                          <w:jc w:val="center"/>
                          <w:rPr>
                            <w:lang w:val="sv-SE"/>
                          </w:rPr>
                        </w:pPr>
                        <w:r>
                          <w:rPr>
                            <w:lang w:val="sv-SE"/>
                          </w:rPr>
                          <w:t>Preprocessor</w:t>
                        </w:r>
                      </w:p>
                      <w:p w14:paraId="04F32221" w14:textId="77777777" w:rsidR="007667ED" w:rsidRPr="00C7380D" w:rsidRDefault="007667ED"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667ED" w:rsidRPr="008541FD" w:rsidRDefault="007667ED" w:rsidP="005F7461">
                        <w:pPr>
                          <w:spacing w:before="60" w:after="0"/>
                          <w:jc w:val="center"/>
                        </w:pPr>
                        <w:r w:rsidRPr="008541FD">
                          <w:t>Source</w:t>
                        </w:r>
                        <w:r>
                          <w:t xml:space="preserve"> </w:t>
                        </w:r>
                        <w:r w:rsidRPr="008541FD">
                          <w:t>Code</w:t>
                        </w:r>
                      </w:p>
                      <w:p w14:paraId="4FCEAC5C" w14:textId="77777777" w:rsidR="007667ED" w:rsidRDefault="007667ED"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667ED" w:rsidRDefault="007667ED"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667ED" w:rsidRDefault="007667ED" w:rsidP="005F7461">
                        <w:pPr>
                          <w:pStyle w:val="Normalwebb"/>
                          <w:spacing w:before="60" w:line="256" w:lineRule="auto"/>
                          <w:jc w:val="center"/>
                        </w:pPr>
                        <w:r>
                          <w:rPr>
                            <w:rFonts w:eastAsia="Calibri"/>
                            <w:sz w:val="22"/>
                            <w:szCs w:val="22"/>
                            <w:lang w:val="en-US"/>
                          </w:rPr>
                          <w:t>Processed Code</w:t>
                        </w:r>
                      </w:p>
                      <w:p w14:paraId="14142DBC" w14:textId="77777777" w:rsidR="007667ED" w:rsidRDefault="007667ED"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667ED" w:rsidRDefault="007667ED"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667ED" w:rsidRDefault="007667ED" w:rsidP="005F7461">
                        <w:pPr>
                          <w:pStyle w:val="Normalwebb"/>
                          <w:spacing w:before="60" w:line="254" w:lineRule="auto"/>
                          <w:jc w:val="center"/>
                        </w:pPr>
                        <w:r>
                          <w:rPr>
                            <w:rFonts w:eastAsia="Calibri"/>
                            <w:sz w:val="22"/>
                            <w:szCs w:val="22"/>
                            <w:lang w:val="en-US"/>
                          </w:rPr>
                          <w:t>Syntax Tree</w:t>
                        </w:r>
                      </w:p>
                      <w:p w14:paraId="070DB26E" w14:textId="77777777" w:rsidR="007667ED" w:rsidRDefault="007667ED"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667ED" w:rsidRDefault="007667ED"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667ED" w:rsidRDefault="007667ED" w:rsidP="005F7461">
                        <w:pPr>
                          <w:pStyle w:val="Normalwebb"/>
                          <w:spacing w:before="60" w:line="252" w:lineRule="auto"/>
                          <w:jc w:val="center"/>
                        </w:pPr>
                        <w:r>
                          <w:rPr>
                            <w:rFonts w:eastAsia="Calibri"/>
                            <w:sz w:val="22"/>
                            <w:szCs w:val="22"/>
                            <w:lang w:val="en-US"/>
                          </w:rPr>
                          <w:t>Optimized Syntax Tree</w:t>
                        </w:r>
                      </w:p>
                      <w:p w14:paraId="3315953C" w14:textId="77777777" w:rsidR="007667ED" w:rsidRDefault="007667ED"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667ED" w:rsidRDefault="007667ED"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667ED" w:rsidRDefault="007667ED" w:rsidP="005F7461">
                        <w:pPr>
                          <w:pStyle w:val="Normalwebb"/>
                          <w:spacing w:before="60" w:line="252" w:lineRule="auto"/>
                          <w:jc w:val="center"/>
                        </w:pPr>
                        <w:r>
                          <w:rPr>
                            <w:rFonts w:eastAsia="Calibri"/>
                            <w:sz w:val="22"/>
                            <w:szCs w:val="22"/>
                            <w:lang w:val="en-US"/>
                          </w:rPr>
                          <w:t>Middle Code List</w:t>
                        </w:r>
                      </w:p>
                      <w:p w14:paraId="321C1BE9" w14:textId="77777777" w:rsidR="007667ED" w:rsidRDefault="007667ED"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667ED" w:rsidRDefault="007667ED" w:rsidP="005F7461">
                        <w:pPr>
                          <w:pStyle w:val="Normalwebb"/>
                          <w:spacing w:before="60" w:line="252" w:lineRule="auto"/>
                          <w:jc w:val="center"/>
                        </w:pPr>
                        <w:r>
                          <w:rPr>
                            <w:rFonts w:eastAsia="Calibri"/>
                            <w:sz w:val="22"/>
                            <w:szCs w:val="22"/>
                            <w:lang w:val="en-US"/>
                          </w:rPr>
                          <w:t>Optimized Middle Code List</w:t>
                        </w:r>
                      </w:p>
                      <w:p w14:paraId="4CF9CB98" w14:textId="77777777" w:rsidR="007667ED" w:rsidRDefault="007667ED"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667ED" w:rsidRDefault="007667ED"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667ED" w:rsidRDefault="007667ED"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667ED" w:rsidRDefault="007667ED" w:rsidP="006F14D0">
                              <w:pPr>
                                <w:spacing w:before="60" w:after="0"/>
                                <w:jc w:val="center"/>
                                <w:rPr>
                                  <w:lang w:val="sv-SE"/>
                                </w:rPr>
                              </w:pPr>
                              <w:r>
                                <w:rPr>
                                  <w:lang w:val="sv-SE"/>
                                </w:rPr>
                                <w:t>Preprocessor</w:t>
                              </w:r>
                            </w:p>
                            <w:p w14:paraId="2CD90E0F" w14:textId="77777777" w:rsidR="007667ED" w:rsidRPr="00C7380D" w:rsidRDefault="007667E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667ED" w:rsidRPr="008541FD" w:rsidRDefault="007667ED" w:rsidP="006F14D0">
                              <w:pPr>
                                <w:spacing w:before="60" w:after="0"/>
                                <w:jc w:val="center"/>
                              </w:pPr>
                              <w:r w:rsidRPr="008541FD">
                                <w:t>Source</w:t>
                              </w:r>
                              <w:r>
                                <w:t xml:space="preserve"> </w:t>
                              </w:r>
                              <w:r w:rsidRPr="008541FD">
                                <w:t>Code</w:t>
                              </w:r>
                            </w:p>
                            <w:p w14:paraId="1314F231" w14:textId="77777777" w:rsidR="007667ED" w:rsidRDefault="007667E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667ED" w:rsidRDefault="007667E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667ED" w:rsidRDefault="007667ED" w:rsidP="006F14D0">
                              <w:pPr>
                                <w:pStyle w:val="Normalwebb"/>
                                <w:spacing w:before="60" w:line="256" w:lineRule="auto"/>
                                <w:jc w:val="center"/>
                              </w:pPr>
                              <w:r>
                                <w:rPr>
                                  <w:rFonts w:eastAsia="Calibri"/>
                                  <w:sz w:val="22"/>
                                  <w:szCs w:val="22"/>
                                  <w:lang w:val="en-US"/>
                                </w:rPr>
                                <w:t>Processed Code</w:t>
                              </w:r>
                            </w:p>
                            <w:p w14:paraId="705B7689" w14:textId="77777777" w:rsidR="007667ED" w:rsidRDefault="007667E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667ED" w:rsidRDefault="007667E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667ED" w:rsidRDefault="007667ED" w:rsidP="006F14D0">
                              <w:pPr>
                                <w:pStyle w:val="Normalwebb"/>
                                <w:spacing w:before="60" w:line="254" w:lineRule="auto"/>
                                <w:jc w:val="center"/>
                              </w:pPr>
                              <w:r>
                                <w:rPr>
                                  <w:rFonts w:eastAsia="Calibri"/>
                                  <w:sz w:val="22"/>
                                  <w:szCs w:val="22"/>
                                  <w:lang w:val="en-US"/>
                                </w:rPr>
                                <w:t>Syntax Tree</w:t>
                              </w:r>
                            </w:p>
                            <w:p w14:paraId="20988EE2" w14:textId="77777777" w:rsidR="007667ED" w:rsidRDefault="007667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667ED" w:rsidRDefault="007667E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667ED" w:rsidRDefault="007667ED" w:rsidP="006F14D0">
                              <w:pPr>
                                <w:pStyle w:val="Normalwebb"/>
                                <w:spacing w:before="60" w:line="252" w:lineRule="auto"/>
                                <w:jc w:val="center"/>
                              </w:pPr>
                              <w:r>
                                <w:rPr>
                                  <w:rFonts w:eastAsia="Calibri"/>
                                  <w:sz w:val="22"/>
                                  <w:szCs w:val="22"/>
                                  <w:lang w:val="en-US"/>
                                </w:rPr>
                                <w:t>Optimized Syntax Tree</w:t>
                              </w:r>
                            </w:p>
                            <w:p w14:paraId="35223DB0" w14:textId="77777777" w:rsidR="007667ED" w:rsidRDefault="007667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667ED" w:rsidRDefault="007667E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667ED" w:rsidRDefault="007667ED" w:rsidP="006F14D0">
                              <w:pPr>
                                <w:pStyle w:val="Normalwebb"/>
                                <w:spacing w:before="60" w:line="252" w:lineRule="auto"/>
                                <w:jc w:val="center"/>
                              </w:pPr>
                              <w:r>
                                <w:rPr>
                                  <w:rFonts w:eastAsia="Calibri"/>
                                  <w:sz w:val="22"/>
                                  <w:szCs w:val="22"/>
                                  <w:lang w:val="en-US"/>
                                </w:rPr>
                                <w:t>Middle Code List</w:t>
                              </w:r>
                            </w:p>
                            <w:p w14:paraId="5410A942" w14:textId="77777777" w:rsidR="007667ED" w:rsidRDefault="007667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667ED" w:rsidRDefault="007667ED" w:rsidP="006F14D0">
                              <w:pPr>
                                <w:pStyle w:val="Normalwebb"/>
                                <w:spacing w:before="60" w:line="252" w:lineRule="auto"/>
                                <w:jc w:val="center"/>
                              </w:pPr>
                              <w:r>
                                <w:rPr>
                                  <w:rFonts w:eastAsia="Calibri"/>
                                  <w:sz w:val="22"/>
                                  <w:szCs w:val="22"/>
                                  <w:lang w:val="en-US"/>
                                </w:rPr>
                                <w:t>Optimized Middle Code List</w:t>
                              </w:r>
                            </w:p>
                            <w:p w14:paraId="36F7A1DE" w14:textId="77777777" w:rsidR="007667ED" w:rsidRDefault="007667E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667ED" w:rsidRDefault="007667E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667ED" w:rsidRDefault="007667E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667ED" w:rsidRDefault="007667ED" w:rsidP="006F14D0">
                        <w:pPr>
                          <w:spacing w:before="60" w:after="0"/>
                          <w:jc w:val="center"/>
                          <w:rPr>
                            <w:lang w:val="sv-SE"/>
                          </w:rPr>
                        </w:pPr>
                        <w:r>
                          <w:rPr>
                            <w:lang w:val="sv-SE"/>
                          </w:rPr>
                          <w:t>Preprocessor</w:t>
                        </w:r>
                      </w:p>
                      <w:p w14:paraId="2CD90E0F" w14:textId="77777777" w:rsidR="007667ED" w:rsidRPr="00C7380D" w:rsidRDefault="007667ED"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667ED" w:rsidRPr="008541FD" w:rsidRDefault="007667ED" w:rsidP="006F14D0">
                        <w:pPr>
                          <w:spacing w:before="60" w:after="0"/>
                          <w:jc w:val="center"/>
                        </w:pPr>
                        <w:r w:rsidRPr="008541FD">
                          <w:t>Source</w:t>
                        </w:r>
                        <w:r>
                          <w:t xml:space="preserve"> </w:t>
                        </w:r>
                        <w:r w:rsidRPr="008541FD">
                          <w:t>Code</w:t>
                        </w:r>
                      </w:p>
                      <w:p w14:paraId="1314F231" w14:textId="77777777" w:rsidR="007667ED" w:rsidRDefault="007667ED"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667ED" w:rsidRDefault="007667ED"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667ED" w:rsidRDefault="007667ED" w:rsidP="006F14D0">
                        <w:pPr>
                          <w:pStyle w:val="Normalwebb"/>
                          <w:spacing w:before="60" w:line="256" w:lineRule="auto"/>
                          <w:jc w:val="center"/>
                        </w:pPr>
                        <w:r>
                          <w:rPr>
                            <w:rFonts w:eastAsia="Calibri"/>
                            <w:sz w:val="22"/>
                            <w:szCs w:val="22"/>
                            <w:lang w:val="en-US"/>
                          </w:rPr>
                          <w:t>Processed Code</w:t>
                        </w:r>
                      </w:p>
                      <w:p w14:paraId="705B7689" w14:textId="77777777" w:rsidR="007667ED" w:rsidRDefault="007667ED"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667ED" w:rsidRDefault="007667ED"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667ED" w:rsidRDefault="007667ED" w:rsidP="006F14D0">
                        <w:pPr>
                          <w:pStyle w:val="Normalwebb"/>
                          <w:spacing w:before="60" w:line="254" w:lineRule="auto"/>
                          <w:jc w:val="center"/>
                        </w:pPr>
                        <w:r>
                          <w:rPr>
                            <w:rFonts w:eastAsia="Calibri"/>
                            <w:sz w:val="22"/>
                            <w:szCs w:val="22"/>
                            <w:lang w:val="en-US"/>
                          </w:rPr>
                          <w:t>Syntax Tree</w:t>
                        </w:r>
                      </w:p>
                      <w:p w14:paraId="20988EE2" w14:textId="77777777" w:rsidR="007667ED" w:rsidRDefault="007667ED"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667ED" w:rsidRDefault="007667ED"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667ED" w:rsidRDefault="007667ED" w:rsidP="006F14D0">
                        <w:pPr>
                          <w:pStyle w:val="Normalwebb"/>
                          <w:spacing w:before="60" w:line="252" w:lineRule="auto"/>
                          <w:jc w:val="center"/>
                        </w:pPr>
                        <w:r>
                          <w:rPr>
                            <w:rFonts w:eastAsia="Calibri"/>
                            <w:sz w:val="22"/>
                            <w:szCs w:val="22"/>
                            <w:lang w:val="en-US"/>
                          </w:rPr>
                          <w:t>Optimized Syntax Tree</w:t>
                        </w:r>
                      </w:p>
                      <w:p w14:paraId="35223DB0" w14:textId="77777777" w:rsidR="007667ED" w:rsidRDefault="007667ED"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667ED" w:rsidRDefault="007667ED"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667ED" w:rsidRDefault="007667ED" w:rsidP="006F14D0">
                        <w:pPr>
                          <w:pStyle w:val="Normalwebb"/>
                          <w:spacing w:before="60" w:line="252" w:lineRule="auto"/>
                          <w:jc w:val="center"/>
                        </w:pPr>
                        <w:r>
                          <w:rPr>
                            <w:rFonts w:eastAsia="Calibri"/>
                            <w:sz w:val="22"/>
                            <w:szCs w:val="22"/>
                            <w:lang w:val="en-US"/>
                          </w:rPr>
                          <w:t>Middle Code List</w:t>
                        </w:r>
                      </w:p>
                      <w:p w14:paraId="5410A942" w14:textId="77777777" w:rsidR="007667ED" w:rsidRDefault="007667ED"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667ED" w:rsidRDefault="007667ED" w:rsidP="006F14D0">
                        <w:pPr>
                          <w:pStyle w:val="Normalwebb"/>
                          <w:spacing w:before="60" w:line="252" w:lineRule="auto"/>
                          <w:jc w:val="center"/>
                        </w:pPr>
                        <w:r>
                          <w:rPr>
                            <w:rFonts w:eastAsia="Calibri"/>
                            <w:sz w:val="22"/>
                            <w:szCs w:val="22"/>
                            <w:lang w:val="en-US"/>
                          </w:rPr>
                          <w:t>Optimized Middle Code List</w:t>
                        </w:r>
                      </w:p>
                      <w:p w14:paraId="36F7A1DE" w14:textId="77777777" w:rsidR="007667ED" w:rsidRDefault="007667ED"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667ED" w:rsidRDefault="007667ED"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667ED" w:rsidRDefault="007667ED"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7667ED" w:rsidRDefault="007667ED">
      <w:pPr>
        <w:pStyle w:val="Kommentarer"/>
      </w:pPr>
      <w:r>
        <w:rPr>
          <w:rStyle w:val="Kommentarsreferens"/>
        </w:rPr>
        <w:annotationRef/>
      </w:r>
    </w:p>
    <w:p w14:paraId="01C1DAD9" w14:textId="77777777" w:rsidR="007667ED" w:rsidRDefault="007667E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7667ED" w:rsidRDefault="007667ED">
      <w:pPr>
        <w:pStyle w:val="Kommentarer"/>
      </w:pPr>
      <w:r>
        <w:rPr>
          <w:rStyle w:val="Kommentarsreferens"/>
        </w:rPr>
        <w:annotationRef/>
      </w:r>
    </w:p>
    <w:p w14:paraId="533EC9EE" w14:textId="77777777" w:rsidR="007667ED" w:rsidRDefault="007667E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667ED" w:rsidRDefault="007667ED" w:rsidP="006C7309">
      <w:pPr>
        <w:spacing w:line="240" w:lineRule="auto"/>
      </w:pPr>
      <w:r>
        <w:separator/>
      </w:r>
    </w:p>
  </w:endnote>
  <w:endnote w:type="continuationSeparator" w:id="0">
    <w:p w14:paraId="0DD18C9D" w14:textId="77777777" w:rsidR="007667ED" w:rsidRDefault="007667E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667ED" w:rsidRDefault="007667ED" w:rsidP="006C7309">
      <w:pPr>
        <w:spacing w:line="240" w:lineRule="auto"/>
      </w:pPr>
      <w:r>
        <w:separator/>
      </w:r>
    </w:p>
  </w:footnote>
  <w:footnote w:type="continuationSeparator" w:id="0">
    <w:p w14:paraId="0BA3DA21" w14:textId="77777777" w:rsidR="007667ED" w:rsidRDefault="007667ED" w:rsidP="006C7309">
      <w:pPr>
        <w:spacing w:line="240" w:lineRule="auto"/>
      </w:pPr>
      <w:r>
        <w:continuationSeparator/>
      </w:r>
    </w:p>
  </w:footnote>
  <w:footnote w:id="1">
    <w:p w14:paraId="073943A1" w14:textId="0E9731C3" w:rsidR="007667ED" w:rsidRPr="00304E17" w:rsidRDefault="007667ED">
      <w:pPr>
        <w:pStyle w:val="Fotnotstext"/>
      </w:pPr>
      <w:r>
        <w:rPr>
          <w:rStyle w:val="Fotnotsreferens"/>
        </w:rPr>
        <w:footnoteRef/>
      </w:r>
      <w:r>
        <w:t xml:space="preserve"> Then name </w:t>
      </w:r>
      <w:proofErr w:type="spellStart"/>
      <w:r w:rsidRPr="00304E17">
        <w:t>Yacc</w:t>
      </w:r>
      <w:proofErr w:type="spellEnd"/>
      <w:r w:rsidRPr="00304E17">
        <w:t xml:space="preserve">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7667ED" w:rsidRPr="007E20F3" w:rsidRDefault="007667E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7667ED" w:rsidRPr="00214B10" w:rsidRDefault="007667ED"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7667ED" w:rsidRPr="007E20F3" w:rsidRDefault="007667ED"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7667ED" w:rsidRPr="00E01F3C" w:rsidRDefault="007667ED" w:rsidP="00E40B78">
      <w:pPr>
        <w:pStyle w:val="Fotnotstext"/>
      </w:pPr>
      <w:r>
        <w:rPr>
          <w:rStyle w:val="Fotnotsreferens"/>
        </w:rPr>
        <w:footnoteRef/>
      </w:r>
      <w:r>
        <w:t xml:space="preserve"> </w:t>
      </w:r>
      <w:r w:rsidRPr="00BD4B2D">
        <w:t xml:space="preserve">As we all know, </w:t>
      </w:r>
      <w:proofErr w:type="spellStart"/>
      <w:r w:rsidRPr="00BD4B2D">
        <w:t>goto</w:t>
      </w:r>
      <w:proofErr w:type="spellEnd"/>
      <w:r w:rsidRPr="00BD4B2D">
        <w:t xml:space="preserve"> has no place in well-</w:t>
      </w:r>
      <w:proofErr w:type="spellStart"/>
      <w:r w:rsidRPr="00BD4B2D">
        <w:t>structurated</w:t>
      </w:r>
      <w:proofErr w:type="spellEnd"/>
      <w:r w:rsidRPr="00BD4B2D">
        <w:t xml:space="preserve"> programs. </w:t>
      </w:r>
      <w:r w:rsidRPr="00CC64B1">
        <w:t xml:space="preserve">Labels and </w:t>
      </w:r>
      <w:proofErr w:type="spellStart"/>
      <w:r w:rsidRPr="00CC64B1">
        <w:t>goto</w:t>
      </w:r>
      <w:proofErr w:type="spellEnd"/>
      <w:r w:rsidRPr="00CC64B1">
        <w:t xml:space="preserve"> are included in the language of historical reasons only. </w:t>
      </w:r>
      <w:r w:rsidRPr="00E01F3C">
        <w:t>Mo</w:t>
      </w:r>
      <w:r>
        <w:t xml:space="preserve">re recent </w:t>
      </w:r>
      <w:r w:rsidRPr="00E01F3C">
        <w:t xml:space="preserve">languages, such as Java, have omitted </w:t>
      </w:r>
      <w:proofErr w:type="spellStart"/>
      <w:r w:rsidRPr="00E01F3C">
        <w:t>goto</w:t>
      </w:r>
      <w:proofErr w:type="spellEnd"/>
      <w:r w:rsidRPr="00E01F3C">
        <w:t>.</w:t>
      </w:r>
    </w:p>
  </w:footnote>
  <w:footnote w:id="6">
    <w:p w14:paraId="0B1A39FD" w14:textId="77777777" w:rsidR="007667ED" w:rsidRDefault="007667ED"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w:t>
      </w:r>
      <w:proofErr w:type="gramStart"/>
      <w:r>
        <w:t>as a result of</w:t>
      </w:r>
      <w:proofErr w:type="gramEnd"/>
      <w:r>
        <w:t xml:space="preserve"> the elliptic status. For instance, in the </w:t>
      </w:r>
      <w:proofErr w:type="spellStart"/>
      <w:r w:rsidRPr="002F2A65">
        <w:rPr>
          <w:rStyle w:val="CodeInText"/>
        </w:rPr>
        <w:t>printf</w:t>
      </w:r>
      <w:proofErr w:type="spellEnd"/>
      <w:r>
        <w:t xml:space="preserve"> call below only the format string </w:t>
      </w:r>
      <w:r w:rsidRPr="004D01FF">
        <w:rPr>
          <w:rStyle w:val="CodeInText"/>
        </w:rPr>
        <w:t>"int: %</w:t>
      </w:r>
      <w:proofErr w:type="spellStart"/>
      <w:r w:rsidRPr="004D01FF">
        <w:rPr>
          <w:rStyle w:val="CodeInText"/>
        </w:rPr>
        <w:t>i</w:t>
      </w:r>
      <w:proofErr w:type="spellEnd"/>
      <w:r w:rsidRPr="004D01FF">
        <w:rPr>
          <w:rStyle w:val="CodeInText"/>
        </w:rPr>
        <w:t>,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7667ED" w:rsidRPr="006646C9" w:rsidRDefault="007667ED" w:rsidP="00E40B78">
      <w:pPr>
        <w:pStyle w:val="Code"/>
      </w:pPr>
      <w:r>
        <w:t>printf("int: %i, double %f", 123, 23.45);</w:t>
      </w:r>
    </w:p>
  </w:footnote>
  <w:footnote w:id="7">
    <w:p w14:paraId="185C09F4" w14:textId="77777777" w:rsidR="007667ED" w:rsidRPr="00D93CD3" w:rsidRDefault="007667ED"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7667ED" w:rsidRPr="0041681A" w:rsidRDefault="007667ED">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7667ED" w:rsidRPr="008A39BB" w:rsidRDefault="007667ED">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proofErr w:type="spellStart"/>
      <w:r w:rsidRPr="00CB43D5">
        <w:rPr>
          <w:rStyle w:val="CodeInText"/>
        </w:rPr>
        <w:t>targetTargetCode</w:t>
      </w:r>
      <w:proofErr w:type="spellEnd"/>
      <w:r>
        <w:t>.</w:t>
      </w:r>
    </w:p>
  </w:footnote>
  <w:footnote w:id="10">
    <w:p w14:paraId="10319273" w14:textId="77777777" w:rsidR="007667ED" w:rsidRPr="00DB458B" w:rsidRDefault="007667ED" w:rsidP="004F7C99">
      <w:r>
        <w:rPr>
          <w:rStyle w:val="Fotnotsreferens"/>
        </w:rPr>
        <w:footnoteRef/>
      </w:r>
      <w:r>
        <w:t xml:space="preserve"> Actually, a function’s start </w:t>
      </w:r>
      <w:proofErr w:type="gramStart"/>
      <w:r>
        <w:t>address</w:t>
      </w:r>
      <w:proofErr w:type="gramEnd"/>
      <w:r>
        <w:t xml:space="preserve"> and </w:t>
      </w:r>
      <w:proofErr w:type="spellStart"/>
      <w:r>
        <w:t>its</w:t>
      </w:r>
      <w:proofErr w:type="spellEnd"/>
      <w:r>
        <w:t xml:space="preserve"> the entry point differs in one case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proofErr w:type="spellStart"/>
      <w:r w:rsidRPr="00076367">
        <w:rPr>
          <w:rStyle w:val="CodeInText"/>
        </w:rPr>
        <w:t>argc</w:t>
      </w:r>
      <w:proofErr w:type="spellEnd"/>
      <w:r>
        <w:t xml:space="preserve"> and </w:t>
      </w:r>
      <w:proofErr w:type="spellStart"/>
      <w:r w:rsidRPr="00076367">
        <w:rPr>
          <w:rStyle w:val="CodeInText"/>
        </w:rPr>
        <w:t>argv</w:t>
      </w:r>
      <w:proofErr w:type="spellEnd"/>
      <w:r>
        <w:t>, which shall not be executed in a recursive call.</w:t>
      </w:r>
    </w:p>
  </w:footnote>
  <w:footnote w:id="11">
    <w:p w14:paraId="58CBFD86" w14:textId="142C982A" w:rsidR="007667ED" w:rsidRDefault="007667ED"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w:t>
      </w:r>
      <w:proofErr w:type="spellStart"/>
      <w:r>
        <w:t>its</w:t>
      </w:r>
      <w:proofErr w:type="spellEnd"/>
      <w:r>
        <w:t xml:space="preserve"> the entry point differs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w:t>
      </w:r>
    </w:p>
    <w:p w14:paraId="24C9DCEA" w14:textId="77777777" w:rsidR="007667ED" w:rsidRPr="00DB458B" w:rsidRDefault="007667ED">
      <w:pPr>
        <w:pStyle w:val="Fotnotstext"/>
      </w:pPr>
    </w:p>
  </w:footnote>
  <w:footnote w:id="12">
    <w:p w14:paraId="6F2CD1AD" w14:textId="01D73667" w:rsidR="007667ED" w:rsidRPr="00615CDB" w:rsidRDefault="007667ED">
      <w:pPr>
        <w:pStyle w:val="Fotnotstext"/>
      </w:pPr>
      <w:r>
        <w:rPr>
          <w:rStyle w:val="Fotnotsreferens"/>
        </w:rPr>
        <w:footnoteRef/>
      </w:r>
      <w:r>
        <w:t xml:space="preserve"> We could add code that modifies the code in a way </w:t>
      </w:r>
      <w:proofErr w:type="gramStart"/>
      <w:r>
        <w:t>similar to</w:t>
      </w:r>
      <w:proofErr w:type="gramEnd"/>
      <w:r>
        <w:t xml:space="preserve"> </w:t>
      </w:r>
      <w:proofErr w:type="spellStart"/>
      <w:r w:rsidRPr="00615CDB">
        <w:rPr>
          <w:rStyle w:val="CodeInText"/>
        </w:rPr>
        <w:t>generateJumpInfo</w:t>
      </w:r>
      <w:proofErr w:type="spellEnd"/>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7667ED" w:rsidRPr="00725EAE" w:rsidRDefault="007667E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w:t>
      </w:r>
      <w:proofErr w:type="gramStart"/>
      <w:r>
        <w:t>Later on</w:t>
      </w:r>
      <w:proofErr w:type="gramEnd"/>
      <w:r>
        <w:t xml:space="preserve">, BCPL has </w:t>
      </w:r>
      <w:proofErr w:type="spellStart"/>
      <w:r>
        <w:t>jokely</w:t>
      </w:r>
      <w:proofErr w:type="spellEnd"/>
      <w:r>
        <w:t xml:space="preserve"> been said to be an acronym for the </w:t>
      </w:r>
      <w:r w:rsidRPr="00725EAE">
        <w:rPr>
          <w:rStyle w:val="Italics"/>
        </w:rPr>
        <w:t>Before C Programming Language</w:t>
      </w:r>
      <w:r>
        <w:t>.</w:t>
      </w:r>
    </w:p>
  </w:footnote>
  <w:footnote w:id="14">
    <w:p w14:paraId="0A93E7E0" w14:textId="77777777" w:rsidR="007667ED" w:rsidRPr="00B4576D" w:rsidRDefault="007667ED" w:rsidP="00E80032">
      <w:r>
        <w:rPr>
          <w:rStyle w:val="Fotnotsreferens"/>
        </w:rPr>
        <w:footnoteRef/>
      </w:r>
      <w:r w:rsidRPr="00B4576D">
        <w:t xml:space="preserve"> </w:t>
      </w:r>
      <w:proofErr w:type="gramStart"/>
      <w:r w:rsidRPr="00EA2CB8">
        <w:t>Actually, their</w:t>
      </w:r>
      <w:proofErr w:type="gramEnd"/>
      <w:r w:rsidRPr="00EA2CB8">
        <w:t xml:space="preserve">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7667ED" w:rsidRPr="00080A22" w:rsidRDefault="007667E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7667ED" w:rsidRDefault="007667E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7667ED" w:rsidRDefault="007667ED" w:rsidP="00E80032">
      <w:pPr>
        <w:pStyle w:val="Code"/>
      </w:pPr>
      <w:r>
        <w:t>#define BOOL int</w:t>
      </w:r>
    </w:p>
    <w:p w14:paraId="5A8A6026" w14:textId="77777777" w:rsidR="007667ED" w:rsidRDefault="007667ED" w:rsidP="00E80032">
      <w:pPr>
        <w:pStyle w:val="Code"/>
      </w:pPr>
      <w:r>
        <w:t>#define TRUE 1</w:t>
      </w:r>
    </w:p>
    <w:p w14:paraId="09976B6C" w14:textId="77777777" w:rsidR="007667ED" w:rsidRPr="00BF232B" w:rsidRDefault="007667ED" w:rsidP="00E80032">
      <w:pPr>
        <w:pStyle w:val="Code"/>
      </w:pPr>
      <w:r>
        <w:t>#define FALSE 0</w:t>
      </w:r>
    </w:p>
  </w:footnote>
  <w:footnote w:id="17">
    <w:p w14:paraId="1100CB01" w14:textId="77777777" w:rsidR="007667ED" w:rsidRDefault="007667E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7667ED" w:rsidRDefault="007667ED" w:rsidP="00E80032">
      <w:r>
        <w:rPr>
          <w:rStyle w:val="Fotnotsreferens"/>
        </w:rPr>
        <w:footnoteRef/>
      </w:r>
      <w:r>
        <w:t xml:space="preserve"> Depending of the compiler and its warning level settings.</w:t>
      </w:r>
    </w:p>
  </w:footnote>
  <w:footnote w:id="19">
    <w:p w14:paraId="3D554D37" w14:textId="77777777" w:rsidR="007667ED" w:rsidRPr="004679D4" w:rsidRDefault="007667E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proofErr w:type="gramStart"/>
      <w:r>
        <w:t>represent</w:t>
      </w:r>
      <w:proofErr w:type="gramEnd"/>
      <w:r>
        <w:t xml:space="preserve">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proofErr w:type="spellStart"/>
      <w:r w:rsidRPr="00EF01A1">
        <w:rPr>
          <w:rStyle w:val="CodeInText0"/>
        </w:rPr>
        <w:t>printf</w:t>
      </w:r>
      <w:proofErr w:type="spellEnd"/>
      <w:r>
        <w:t xml:space="preserve"> (or any other function).</w:t>
      </w:r>
    </w:p>
  </w:footnote>
  <w:footnote w:id="20">
    <w:p w14:paraId="0C800D4D" w14:textId="77777777" w:rsidR="007667ED" w:rsidRPr="00C03AB7" w:rsidRDefault="007667ED" w:rsidP="00E80032">
      <w:pPr>
        <w:pStyle w:val="Fotnotstext"/>
      </w:pPr>
      <w:r>
        <w:rPr>
          <w:rStyle w:val="Fotnotsreferens"/>
        </w:rPr>
        <w:footnoteRef/>
      </w:r>
      <w:r w:rsidRPr="00C03AB7">
        <w:t xml:space="preserve"> As we </w:t>
      </w:r>
      <w:proofErr w:type="gramStart"/>
      <w:r w:rsidRPr="00C03AB7">
        <w:t>inputs</w:t>
      </w:r>
      <w:proofErr w:type="gramEnd"/>
      <w:r w:rsidRPr="00C03AB7">
        <w:t xml:space="preserve"> pointers to the variables rather than the variables the</w:t>
      </w:r>
      <w:r>
        <w:t>m</w:t>
      </w:r>
      <w:r w:rsidRPr="00C03AB7">
        <w:t>selves</w:t>
      </w:r>
      <w:r>
        <w:t xml:space="preserve"> when calling </w:t>
      </w:r>
      <w:proofErr w:type="spellStart"/>
      <w:r w:rsidRPr="00A15112">
        <w:rPr>
          <w:rStyle w:val="CodeInText0"/>
        </w:rPr>
        <w:t>scanf</w:t>
      </w:r>
      <w:proofErr w:type="spellEnd"/>
      <w:r>
        <w:t xml:space="preserve">, no conversation from float to double occur. That is why </w:t>
      </w:r>
      <w:r w:rsidRPr="00EF01A1">
        <w:rPr>
          <w:rStyle w:val="KeyWord"/>
        </w:rPr>
        <w:t>f</w:t>
      </w:r>
      <w:r>
        <w:t xml:space="preserve"> represents float and </w:t>
      </w:r>
      <w:proofErr w:type="spellStart"/>
      <w:r w:rsidRPr="00EF01A1">
        <w:rPr>
          <w:rStyle w:val="KeyWord"/>
        </w:rPr>
        <w:t>lf</w:t>
      </w:r>
      <w:proofErr w:type="spellEnd"/>
      <w:r>
        <w:t xml:space="preserve"> represents double. That </w:t>
      </w:r>
      <w:proofErr w:type="spellStart"/>
      <w:r w:rsidRPr="00EF01A1">
        <w:rPr>
          <w:rStyle w:val="KeyWord"/>
        </w:rPr>
        <w:t>lf</w:t>
      </w:r>
      <w:proofErr w:type="spellEnd"/>
      <w:r>
        <w:t xml:space="preserve"> (long float) represents double in </w:t>
      </w:r>
      <w:proofErr w:type="spellStart"/>
      <w:r w:rsidRPr="003A154C">
        <w:rPr>
          <w:rStyle w:val="CodeInText0"/>
        </w:rPr>
        <w:t>scanf</w:t>
      </w:r>
      <w:proofErr w:type="spellEnd"/>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proofErr w:type="spellStart"/>
      <w:r w:rsidRPr="003A154C">
        <w:rPr>
          <w:rStyle w:val="CodeInText0"/>
        </w:rPr>
        <w:t>printf</w:t>
      </w:r>
      <w:proofErr w:type="spellEnd"/>
      <w:r>
        <w:t xml:space="preserve"> and </w:t>
      </w:r>
      <w:proofErr w:type="spellStart"/>
      <w:r w:rsidRPr="003A154C">
        <w:rPr>
          <w:rStyle w:val="CodeInText0"/>
        </w:rPr>
        <w:t>scanf</w:t>
      </w:r>
      <w:proofErr w:type="spellEnd"/>
      <w:r>
        <w:t>.</w:t>
      </w:r>
    </w:p>
  </w:footnote>
  <w:footnote w:id="21">
    <w:p w14:paraId="278B000B" w14:textId="77777777" w:rsidR="007667ED" w:rsidRPr="000C5114" w:rsidRDefault="007667E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7667ED" w:rsidRPr="002343ED" w:rsidRDefault="007667E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7667ED" w:rsidRDefault="007667ED" w:rsidP="00E80032">
      <w:r>
        <w:rPr>
          <w:rStyle w:val="Fotnotsreferens"/>
        </w:rPr>
        <w:footnoteRef/>
      </w:r>
      <w:r>
        <w:t xml:space="preserve"> However, we have no knowledge about the actual address; it may be 10,000 or anything else.</w:t>
      </w:r>
    </w:p>
  </w:footnote>
  <w:footnote w:id="24">
    <w:p w14:paraId="575EFDCD" w14:textId="77777777" w:rsidR="007667ED" w:rsidRPr="009B0162" w:rsidRDefault="007667ED"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7667ED" w:rsidRDefault="007667E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7667ED" w:rsidRDefault="007667ED" w:rsidP="00E80032">
      <w:r>
        <w:rPr>
          <w:rStyle w:val="Fotnotsreferens"/>
        </w:rPr>
        <w:footnoteRef/>
      </w:r>
      <w:r>
        <w:t xml:space="preserve"> They were added to C </w:t>
      </w:r>
      <w:proofErr w:type="gramStart"/>
      <w:r>
        <w:t>in order to</w:t>
      </w:r>
      <w:proofErr w:type="gramEnd"/>
      <w:r>
        <w:t xml:space="preserve">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7667ED" w:rsidRPr="00E554CC" w:rsidRDefault="007667E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7667ED" w:rsidRPr="00391B01" w:rsidRDefault="007667E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7667ED" w:rsidRDefault="007667E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7667ED" w:rsidRDefault="007667ED" w:rsidP="00E80032">
      <w:pPr>
        <w:pStyle w:val="Fotnotstext"/>
      </w:pPr>
      <w:r>
        <w:rPr>
          <w:rStyle w:val="Fotnotsreferens"/>
        </w:rPr>
        <w:footnoteRef/>
      </w:r>
      <w:r>
        <w:t xml:space="preserve"> In C++, it is possible to access the global variable by prefixing colons, </w:t>
      </w:r>
      <w:proofErr w:type="gramStart"/>
      <w:r>
        <w:t xml:space="preserve">like </w:t>
      </w:r>
      <w:r w:rsidRPr="00363E93">
        <w:rPr>
          <w:rStyle w:val="CodeInText0"/>
        </w:rPr>
        <w:t>::number</w:t>
      </w:r>
      <w:proofErr w:type="gramEnd"/>
      <w:r>
        <w:t>.</w:t>
      </w:r>
    </w:p>
  </w:footnote>
  <w:footnote w:id="31">
    <w:p w14:paraId="301408BC" w14:textId="77777777" w:rsidR="007667ED" w:rsidRDefault="007667ED" w:rsidP="00E80032">
      <w:r>
        <w:rPr>
          <w:rStyle w:val="Fotnotsreferens"/>
        </w:rPr>
        <w:footnoteRef/>
      </w:r>
      <w:r>
        <w:t xml:space="preserve"> There is no rational explanation, just accept it.</w:t>
      </w:r>
    </w:p>
  </w:footnote>
  <w:footnote w:id="32">
    <w:p w14:paraId="0B9FD0C4" w14:textId="77777777" w:rsidR="007667ED" w:rsidRDefault="007667E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7667ED" w:rsidRPr="00EF01A1" w:rsidRDefault="007667E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w:t>
      </w:r>
      <w:proofErr w:type="gramStart"/>
      <w:r>
        <w:rPr>
          <w:lang w:val="en-GB"/>
        </w:rPr>
        <w:t xml:space="preserve">the </w:t>
      </w:r>
      <w:r w:rsidRPr="00D4210D">
        <w:rPr>
          <w:rStyle w:val="KeyWord"/>
        </w:rPr>
        <w:t>this</w:t>
      </w:r>
      <w:proofErr w:type="gramEnd"/>
      <w:r w:rsidRPr="00EF01A1">
        <w:rPr>
          <w:rStyle w:val="Italic"/>
        </w:rPr>
        <w:t xml:space="preserve"> </w:t>
      </w:r>
      <w:r w:rsidRPr="00D4210D">
        <w:rPr>
          <w:rStyle w:val="KeyWord"/>
        </w:rPr>
        <w:t>pointer</w:t>
      </w:r>
      <w:r>
        <w:rPr>
          <w:lang w:val="en-GB"/>
        </w:rPr>
        <w:t>.</w:t>
      </w:r>
    </w:p>
  </w:footnote>
  <w:footnote w:id="34">
    <w:p w14:paraId="08813838" w14:textId="77777777" w:rsidR="007667ED" w:rsidRPr="008655EC" w:rsidRDefault="007667ED" w:rsidP="00E80032">
      <w:pPr>
        <w:rPr>
          <w:lang w:val="en-GB" w:eastAsia="sv-SE"/>
        </w:rPr>
      </w:pPr>
      <w:r>
        <w:rPr>
          <w:rStyle w:val="Fotnotsreferens"/>
        </w:rPr>
        <w:footnoteRef/>
      </w:r>
      <w:r>
        <w:t xml:space="preserve"> </w:t>
      </w:r>
      <w:r>
        <w:rPr>
          <w:lang w:val="en-GB" w:eastAsia="sv-SE"/>
        </w:rPr>
        <w:t xml:space="preserve">This construction performs the same </w:t>
      </w:r>
      <w:proofErr w:type="spellStart"/>
      <w:r>
        <w:rPr>
          <w:lang w:val="en-GB" w:eastAsia="sv-SE"/>
        </w:rPr>
        <w:t>tas</w:t>
      </w:r>
      <w:proofErr w:type="spellEnd"/>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proofErr w:type="spellStart"/>
      <w:r>
        <w:rPr>
          <w:lang w:val="en-GB" w:eastAsia="sv-SE"/>
        </w:rPr>
        <w:t>oes</w:t>
      </w:r>
      <w:proofErr w:type="spellEnd"/>
      <w:r>
        <w:rPr>
          <w:lang w:val="en-GB" w:eastAsia="sv-SE"/>
        </w:rPr>
        <w:t xml:space="preserve">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2D3E"/>
    <w:rsid w:val="00083014"/>
    <w:rsid w:val="00083493"/>
    <w:rsid w:val="00083623"/>
    <w:rsid w:val="0008374E"/>
    <w:rsid w:val="000839DC"/>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0DDD"/>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0D2"/>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452"/>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639"/>
    <w:rsid w:val="00251D23"/>
    <w:rsid w:val="00252385"/>
    <w:rsid w:val="002523E5"/>
    <w:rsid w:val="00252F85"/>
    <w:rsid w:val="00253A16"/>
    <w:rsid w:val="002544FC"/>
    <w:rsid w:val="00254520"/>
    <w:rsid w:val="00254870"/>
    <w:rsid w:val="002548F8"/>
    <w:rsid w:val="00254C3D"/>
    <w:rsid w:val="00254DA4"/>
    <w:rsid w:val="002551E3"/>
    <w:rsid w:val="002552E9"/>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499"/>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092"/>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92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2A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0BD"/>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9B0"/>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130"/>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D4D"/>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823"/>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DD7"/>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7ED"/>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372"/>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3E36"/>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79"/>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45B"/>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5CE"/>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28"/>
    <w:rsid w:val="00A2625E"/>
    <w:rsid w:val="00A26B3D"/>
    <w:rsid w:val="00A26EB7"/>
    <w:rsid w:val="00A26F49"/>
    <w:rsid w:val="00A26F72"/>
    <w:rsid w:val="00A26FB4"/>
    <w:rsid w:val="00A27028"/>
    <w:rsid w:val="00A27205"/>
    <w:rsid w:val="00A272D5"/>
    <w:rsid w:val="00A27374"/>
    <w:rsid w:val="00A27788"/>
    <w:rsid w:val="00A27850"/>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195"/>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00B"/>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073"/>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5F11"/>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7C"/>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2D"/>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215"/>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370"/>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498"/>
    <w:rsid w:val="00EB65AD"/>
    <w:rsid w:val="00EB6850"/>
    <w:rsid w:val="00EB6C5B"/>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4EC9"/>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2D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683</Pages>
  <Words>208363</Words>
  <Characters>1104329</Characters>
  <Application>Microsoft Office Word</Application>
  <DocSecurity>0</DocSecurity>
  <Lines>9202</Lines>
  <Paragraphs>2620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cp:revision>
  <cp:lastPrinted>2017-05-07T13:41:00Z</cp:lastPrinted>
  <dcterms:created xsi:type="dcterms:W3CDTF">2020-08-27T10:06:00Z</dcterms:created>
  <dcterms:modified xsi:type="dcterms:W3CDTF">2020-08-27T12:34:00Z</dcterms:modified>
</cp:coreProperties>
</file>